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61ABF" w14:textId="77777777" w:rsidR="00222BD7" w:rsidRDefault="00000000">
      <w:pPr>
        <w:pStyle w:val="berschrift1"/>
      </w:pPr>
      <w:bookmarkStart w:id="0" w:name="abstract"/>
      <w:r>
        <w:t>Abstract</w:t>
      </w:r>
    </w:p>
    <w:p w14:paraId="1CECC3D1" w14:textId="3F0957E3" w:rsidR="00222BD7" w:rsidRDefault="00000000">
      <w:pPr>
        <w:pStyle w:val="FirstParagraph"/>
      </w:pPr>
      <w:r>
        <w:t>Das Seminar „Kafkas Figuren in der reflektierten Erzähltextanalyse“ verbindet klassische Narratologie mit der Methode der computationellen Annotation. Studierende analysieren sechs Erzähltexte von Franz Kafka anhand von Figurenhandlungen, -konstellationen und Handlungsstrukturen. Sie nutzen das CATMA-Tool zur manuellen Annotation, bekommen Gelegenheit, sich mit automatischer Annotation auseinanderzusetzen und reflektieren den Analyseprozess entlang des CRETA-Workflows. Im Fokus stehen die Vermittlung narratologischer Modelle und Kategorien, die Einübung von annotationsgestützten Interpretationen sowie die kritische Auseinandersetzung mit Visualisierungen und automatisierten Verfahren.</w:t>
      </w:r>
    </w:p>
    <w:p w14:paraId="41320E0C" w14:textId="24B21CE8" w:rsidR="00222BD7" w:rsidRDefault="00000000">
      <w:pPr>
        <w:pStyle w:val="berschrift1"/>
      </w:pPr>
      <w:bookmarkStart w:id="1" w:name="einführung"/>
      <w:bookmarkEnd w:id="0"/>
      <w:r>
        <w:t>1</w:t>
      </w:r>
      <w:r w:rsidR="00AC5423">
        <w:t xml:space="preserve"> </w:t>
      </w:r>
      <w:r>
        <w:t>Einführung</w:t>
      </w:r>
    </w:p>
    <w:p w14:paraId="1F7F4C12" w14:textId="77777777" w:rsidR="00333216" w:rsidRDefault="00000000">
      <w:pPr>
        <w:pStyle w:val="FirstParagraph"/>
        <w:rPr>
          <w:ins w:id="2" w:author="ma91radu" w:date="2026-01-12T16:10:00Z" w16du:dateUtc="2026-01-12T15:10:00Z"/>
        </w:rPr>
      </w:pPr>
      <w:r>
        <w:t xml:space="preserve">Das im Folgenden vorgestellte </w:t>
      </w:r>
      <w:ins w:id="3" w:author="ma91radu" w:date="2026-01-12T16:06:00Z" w16du:dateUtc="2026-01-12T15:06:00Z">
        <w:r w:rsidR="00333216">
          <w:t xml:space="preserve">Lehrkonzept zum </w:t>
        </w:r>
      </w:ins>
      <w:r>
        <w:t xml:space="preserve">Seminar „Kafkas Figuren in der reflektierten Erzähltextanalyse“ wurde im Wintersemester 2024/2025 an der Technischen Universität Darmstadt als literaturwissenschaftliches Hauptseminar angeboten. Das wesentliche Ziel des Seminars besteht in der Auseinandersetzung mit den Erzählstrategien Kafkas am Beispiel der Figurenhandlungen, -konstellationen und Handlungsstrukturen in seinen Erzählungen. Zu diesem Zweck sollen auf methodisch-theoretischer Ebene sowohl narratologische Konzepte der Figuren- und Handlungsanalyse vermittelt und angewendet als auch Annotationen sowie annotationsbasierte Textinterpretationen mit dem </w:t>
      </w:r>
      <w:ins w:id="4" w:author="ma91radu" w:date="2026-01-12T16:06:00Z" w16du:dateUtc="2026-01-12T15:06:00Z">
        <w:r w:rsidR="00333216">
          <w:t xml:space="preserve">Annotations- und Analysetool </w:t>
        </w:r>
      </w:ins>
      <w:r>
        <w:t>CATMA</w:t>
      </w:r>
      <w:del w:id="5" w:author="ma91radu" w:date="2026-01-12T16:07:00Z" w16du:dateUtc="2026-01-12T15:07:00Z">
        <w:r w:rsidDel="00333216">
          <w:delText>-Tool</w:delText>
        </w:r>
      </w:del>
      <w:r>
        <w:t xml:space="preserve"> </w:t>
      </w:r>
      <w:ins w:id="6" w:author="ma91radu" w:date="2026-01-12T16:07:00Z" w16du:dateUtc="2026-01-12T15:07:00Z">
        <w:r w:rsidR="00333216">
          <w:t>[@</w:t>
        </w:r>
        <w:r w:rsidR="00333216" w:rsidRPr="009B4060">
          <w:t>gius_catma_2025</w:t>
        </w:r>
        <w:r w:rsidR="00333216">
          <w:t xml:space="preserve">] </w:t>
        </w:r>
      </w:ins>
      <w:r>
        <w:t xml:space="preserve">eingeübt werden. </w:t>
      </w:r>
    </w:p>
    <w:p w14:paraId="584BC963" w14:textId="0C2E4081" w:rsidR="00333216" w:rsidRDefault="00000000">
      <w:pPr>
        <w:pStyle w:val="FirstParagraph"/>
        <w:rPr>
          <w:ins w:id="7" w:author="ma91radu" w:date="2026-01-12T16:10:00Z" w16du:dateUtc="2026-01-12T15:10:00Z"/>
        </w:rPr>
      </w:pPr>
      <w:r>
        <w:t xml:space="preserve">Das Seminar ist an der Schnittstelle zwischen klassischer (respektive narratologischer) und computationeller Literaturwissenschaft angesiedelt. In konzeptioneller Hinsicht orientiert es sich an dem am Stuttgarter Center for Reflected Text Analytics (CRETA) entwickelten Workflow für digital-geisteswissenschaftliche Textanalysen [@reiter_reflektierte_2020]. </w:t>
      </w:r>
      <w:r w:rsidR="009442A7" w:rsidRPr="00BE5FC8">
        <w:t>Dieser, mit Blick auf das im Seminar erwartete Kompetenzspektrum modifzierte Ansatz stellt eine strukturierte Vorgehensweise dar, mit der geisteswissenschaftliche Forschungsfragen in einzelne, algorithmisch bearbeitbare Analyseschritte übersetzt werden</w:t>
      </w:r>
      <w:r w:rsidR="009442A7">
        <w:t>,</w:t>
      </w:r>
      <w:r w:rsidR="009442A7" w:rsidRPr="00BE5FC8">
        <w:t xml:space="preserve"> von der Konzeptualisierung und Annotation bis zur automatischen Auswertung. Der </w:t>
      </w:r>
      <w:ins w:id="8" w:author="ma91radu" w:date="2026-01-12T16:09:00Z" w16du:dateUtc="2026-01-12T15:09:00Z">
        <w:r w:rsidR="00333216">
          <w:t>CRETA-</w:t>
        </w:r>
      </w:ins>
      <w:r w:rsidR="009442A7" w:rsidRPr="00BE5FC8">
        <w:t>Workflow fördert dabei eine reflektierte Verbindung von quantitativer Analyse und interpretativer Deutung, indem technische Verfahren und geisteswissenschaftliches Fachwissen im gesamten Forschungsprozess bewusst aufeinander bezogen werden.</w:t>
      </w:r>
      <w:r w:rsidR="009442A7">
        <w:t xml:space="preserve"> </w:t>
      </w:r>
      <w:r>
        <w:t>Die Studierenden sollen sich</w:t>
      </w:r>
      <w:r w:rsidR="009442A7">
        <w:t xml:space="preserve"> vor diesem Hintergrund</w:t>
      </w:r>
      <w:r>
        <w:t xml:space="preserve"> Kompetenzen in der Operationalisierung disziplinärer Fragestellungen, im Umgang mit Annotationsrichtlinien sowie in der Interpretation quantitativer und qualitativer Befunde aneignen. Zudem sollen sie ihre methodische Reflexionsfähigkeit bei der Durchführung und Qualitätssicherung computationeller Textanalysen stärken. </w:t>
      </w:r>
    </w:p>
    <w:p w14:paraId="3851A87E" w14:textId="4981C69B" w:rsidR="00222BD7" w:rsidRDefault="00000000">
      <w:pPr>
        <w:pStyle w:val="FirstParagraph"/>
      </w:pPr>
      <w:r>
        <w:t xml:space="preserve">Im Lehrangebot der TU Darmstadt wurde das Seminar dem Modul „Literatur- und Kulturwissenschaft“ zugeordnet und orientierte sich damit zugleich an der entsprechenden Modulbeschreibung, nach der eine vertiefte Analyse und Interpretation von Texten in Bezug auf z. B. Gattung, Diskurs oder Werk eines Autors bei gleichzeitiger </w:t>
      </w:r>
      <w:commentRangeStart w:id="9"/>
      <w:r>
        <w:t xml:space="preserve">„Einarbeitung in </w:t>
      </w:r>
      <w:r>
        <w:lastRenderedPageBreak/>
        <w:t xml:space="preserve">literaturtheoretische und literaturhistorische Modelle und Fragestellungen“ </w:t>
      </w:r>
      <w:commentRangeEnd w:id="9"/>
      <w:r w:rsidR="00333216">
        <w:rPr>
          <w:rStyle w:val="Kommentarzeichen"/>
          <w:sz w:val="24"/>
          <w:szCs w:val="24"/>
        </w:rPr>
        <w:commentReference w:id="9"/>
      </w:r>
      <w:r>
        <w:t xml:space="preserve">zu erfolgen hat. Vorgesehen ist in dem Modul außerdem die </w:t>
      </w:r>
      <w:commentRangeStart w:id="10"/>
      <w:r>
        <w:t>„Anwendung und [der] Umgang mit literaturwissenschaftlichen Methoden der Einzeltextinterpretation anhand der Lektüre von methodengeleiteten Interpretationen und dem Erarbeiten eigener Analysen</w:t>
      </w:r>
      <w:ins w:id="11" w:author="ma91radu" w:date="2026-01-12T16:11:00Z" w16du:dateUtc="2026-01-12T15:11:00Z">
        <w:r w:rsidR="00333216">
          <w:t>”</w:t>
        </w:r>
      </w:ins>
      <w:commentRangeEnd w:id="10"/>
      <w:r w:rsidR="00333216">
        <w:rPr>
          <w:rStyle w:val="Kommentarzeichen"/>
          <w:sz w:val="24"/>
          <w:szCs w:val="24"/>
        </w:rPr>
        <w:commentReference w:id="10"/>
      </w:r>
      <w:r>
        <w:t xml:space="preserve"> [@institut_fur_sprach_und_literaturwissenschaft_modulhandbuch_2019]. In dem damit vorgegebenen Rahmen werden im Seminar zunächst narratologische Theorieangebote zur Analyse von literarischen Figuren und der Handlung in Erzähltexten rezipiert und diskutiert, wofür auf das Lehrbuch von @lahn_einfuhrung_2016 und das </w:t>
      </w:r>
      <w:r>
        <w:rPr>
          <w:i/>
          <w:iCs/>
        </w:rPr>
        <w:t>Living Handbook of Narratology</w:t>
      </w:r>
      <w:r>
        <w:t xml:space="preserve"> [@jannidis_character_2012; @kukkonen_plot_2014] zurückgegriffen wird. Für die eigenen Analysen der Studierenden werden das Aktantenmodell von @greimas_meaning_1987 sowie die im fortext lab entwickelten, auf einem Konzept der Figuren-Agentivität basierenden Annotationsrichtlinien </w:t>
      </w:r>
      <w:commentRangeStart w:id="12"/>
      <w:r>
        <w:t xml:space="preserve">„Characters in Action“ (ChiA) </w:t>
      </w:r>
      <w:commentRangeEnd w:id="12"/>
      <w:r w:rsidR="008A42F6">
        <w:rPr>
          <w:rStyle w:val="Kommentarzeichen"/>
          <w:sz w:val="24"/>
          <w:szCs w:val="24"/>
        </w:rPr>
        <w:commentReference w:id="12"/>
      </w:r>
      <w:r>
        <w:t>appliziert.</w:t>
      </w:r>
    </w:p>
    <w:p w14:paraId="2FB9C437" w14:textId="647FEF2B" w:rsidR="00222BD7" w:rsidRDefault="00000000">
      <w:pPr>
        <w:pStyle w:val="Textkrper"/>
      </w:pPr>
      <w:r>
        <w:t xml:space="preserve">Die für die Seminarteilnahme nötigen Vorkenntnisse beschränken sich auf die literaturwissenschaftlichen Grundkenntnisse, die in den adressierten Studiengängen in einem Hauptseminar erwartet werden. Die weiteren erforderlichen technischen und literaturwissenschaftlichen Kenntnisse werden im Seminar vermittelt: Hierzu zählt auch das Annotationstool CATMA, welches im Rahmen des Seminars eingeführt und dessen Anwendung, auch mit einer Sprechstunde eines Tutors, fortwährend begleitet wird. Die Studierenden benötigen für die Nutzung von CATMA einen Laptop, den sie in den meisten Sitzungen mitbringen sollen. Das Seminar fand als wöchentliche zweistündige Lehrveranstaltung über das ganze Semester von insgesamt 15 Wochen hinweg </w:t>
      </w:r>
      <w:commentRangeStart w:id="13"/>
      <w:r>
        <w:t xml:space="preserve">in Präsenz </w:t>
      </w:r>
      <w:commentRangeEnd w:id="13"/>
      <w:r w:rsidR="007C054F">
        <w:rPr>
          <w:rStyle w:val="Kommentarzeichen"/>
          <w:sz w:val="24"/>
          <w:szCs w:val="24"/>
        </w:rPr>
        <w:commentReference w:id="13"/>
      </w:r>
      <w:r>
        <w:t>statt. Es wurde für die Studiengänge Germanistik (Joint BA), Digital Philology (BA), Deutsch (Lehramt Gymnasium), Literary and Linguistic Computing (MA) und Data and Discourse Studies (MA) angeboten und von 17 Studierenden besucht, von welchen der Großteil, 70 Prozent, Deutsch auf Lehramt studierte. Die erfolgreiche Teilnahme am Seminar setzte zum einen die vollständige Bearbeitung der über die Lernplattform (Moodle) bereitgestellten Aufgaben zu den einzelnen Seminarsitzungen voraus. Diese umfassten je nach Sitzung die Anfertigung eines Leseprotokolls zu einem theoretischen Text, das Verfassen einer Handlungszusammenfassung oder die Rekonstruktion eines aktantialen Schemas (i. S. von Greimas) zu einer Erzählung Kafkas. Zum anderen waren die Mitarbeit in einer Arbeitsgruppe sowie die Abgabe eines Portfolios am Ende des Semesters obligatorisch. Der Umfang des Portfolios betrug in Abhängigkeit von den ECTS-Punkten, die die Studierenden für die Veranstaltung erwerben konnten, 5</w:t>
      </w:r>
      <w:ins w:id="14" w:author="ma91radu" w:date="2026-01-12T16:17:00Z" w16du:dateUtc="2026-01-12T15:17:00Z">
        <w:r w:rsidR="008A42F6">
          <w:t xml:space="preserve"> Seiten</w:t>
        </w:r>
      </w:ins>
      <w:r>
        <w:t xml:space="preserve"> (5 ECTS-Punkte) bzw. 10 </w:t>
      </w:r>
      <w:ins w:id="15" w:author="ma91radu" w:date="2026-01-12T16:17:00Z" w16du:dateUtc="2026-01-12T15:17:00Z">
        <w:r w:rsidR="008A42F6">
          <w:t xml:space="preserve">Seiten </w:t>
        </w:r>
      </w:ins>
      <w:r>
        <w:t>(10 ECTS-Punkte)</w:t>
      </w:r>
      <w:del w:id="16" w:author="ma91radu" w:date="2026-01-12T16:17:00Z" w16du:dateUtc="2026-01-12T15:17:00Z">
        <w:r w:rsidDel="008A42F6">
          <w:delText xml:space="preserve"> Seiten</w:delText>
        </w:r>
      </w:del>
      <w:r>
        <w:t>.</w:t>
      </w:r>
    </w:p>
    <w:p w14:paraId="3EDC1BEE" w14:textId="77777777" w:rsidR="008A42F6" w:rsidRDefault="00000000">
      <w:pPr>
        <w:pStyle w:val="Textkrper"/>
        <w:rPr>
          <w:ins w:id="17" w:author="ma91radu" w:date="2026-01-12T16:20:00Z" w16du:dateUtc="2026-01-12T15:20:00Z"/>
        </w:rPr>
      </w:pPr>
      <w:r>
        <w:t xml:space="preserve">In dem Seminarkorpus befinden sich insgesamt </w:t>
      </w:r>
      <w:commentRangeStart w:id="18"/>
      <w:r>
        <w:t>sechs Erzählungen Kafkas</w:t>
      </w:r>
      <w:commentRangeEnd w:id="18"/>
      <w:r w:rsidR="008A42F6">
        <w:rPr>
          <w:rStyle w:val="Kommentarzeichen"/>
          <w:sz w:val="24"/>
          <w:szCs w:val="24"/>
        </w:rPr>
        <w:commentReference w:id="18"/>
      </w:r>
      <w:r>
        <w:t xml:space="preserve">, die von allen Studierenden zu lesen sind und zu denen spezifische Aufgaben gestellt werden. Die relativ kurzen Texten </w:t>
      </w:r>
      <w:r>
        <w:rPr>
          <w:i/>
          <w:iCs/>
        </w:rPr>
        <w:t>Ein Landarzt</w:t>
      </w:r>
      <w:r>
        <w:t xml:space="preserve"> (1918), </w:t>
      </w:r>
      <w:r>
        <w:rPr>
          <w:i/>
          <w:iCs/>
        </w:rPr>
        <w:t>Ein Hungerkünstler</w:t>
      </w:r>
      <w:r>
        <w:t xml:space="preserve"> (1922) und </w:t>
      </w:r>
      <w:r>
        <w:rPr>
          <w:i/>
          <w:iCs/>
        </w:rPr>
        <w:t>Ein Bericht für eine Akademie</w:t>
      </w:r>
      <w:r>
        <w:t xml:space="preserve"> (1917) werden im einführenden Teil des Seminars gelesen, während die größeren Erzählungen – </w:t>
      </w:r>
      <w:r>
        <w:rPr>
          <w:i/>
          <w:iCs/>
        </w:rPr>
        <w:t>Das Urteil</w:t>
      </w:r>
      <w:r>
        <w:t xml:space="preserve"> (1913), </w:t>
      </w:r>
      <w:r>
        <w:rPr>
          <w:i/>
          <w:iCs/>
        </w:rPr>
        <w:t>In der Strafkolonie</w:t>
      </w:r>
      <w:r>
        <w:t xml:space="preserve"> (1919), </w:t>
      </w:r>
      <w:r>
        <w:rPr>
          <w:i/>
          <w:iCs/>
        </w:rPr>
        <w:t>Die Verwandlung</w:t>
      </w:r>
      <w:r>
        <w:t xml:space="preserve"> (1915) – jeweils von einer Arbeitsgruppe bearbeitet werden. Den Arbeitsgruppen wird aufgegeben, die Texte nach den „Characters in Action“-Richtlinien (ChiA) zu annotieren und die entsprechenden Annotationsdaten zu interpretieren. Die Ergebnisse werden in einzelnen, im Seminarplan ausgewiesenen Sitzungen präsentiert und im Plenum diskutiert.</w:t>
      </w:r>
    </w:p>
    <w:p w14:paraId="04A92EAD" w14:textId="21B4CDF1" w:rsidR="00222BD7" w:rsidRDefault="00000000">
      <w:pPr>
        <w:pStyle w:val="Textkrper"/>
      </w:pPr>
      <w:r>
        <w:lastRenderedPageBreak/>
        <w:br/>
        <w:t>Für die Umsetzung der Lehrveranstaltung ist ein Beamer, in den Sitzungen mit CATMA-Nutzung zudem eine Internetverbindung nötig. Alle obligatorischen Texte werden über die Moodle-Plattform zur Verfügung gestellt, ebenso die digitalen Präsentation</w:t>
      </w:r>
      <w:ins w:id="19" w:author="ma91radu" w:date="2026-01-12T16:21:00Z" w16du:dateUtc="2026-01-12T15:21:00Z">
        <w:r w:rsidR="008A42F6">
          <w:t>sfolien</w:t>
        </w:r>
      </w:ins>
      <w:del w:id="20" w:author="ma91radu" w:date="2026-01-12T16:21:00Z" w16du:dateUtc="2026-01-12T15:21:00Z">
        <w:r w:rsidDel="008A42F6">
          <w:delText>en</w:delText>
        </w:r>
      </w:del>
      <w:r>
        <w:t xml:space="preserve"> der Lehrenden. In den einzelnen Sitzungen werden die vorab von den Studierenden bearbeiteten Aufgaben vertieft, wobei die Lösungen bzw. Erarbeitungen der Studierenden bis zum Vortag der Seminarsitzung um 12 Uhr auf Moodle hochgeladen werden sollen.</w:t>
      </w:r>
    </w:p>
    <w:p w14:paraId="69705B44" w14:textId="0C637486" w:rsidR="00222BD7" w:rsidRDefault="00000000">
      <w:pPr>
        <w:pStyle w:val="berschrift1"/>
      </w:pPr>
      <w:bookmarkStart w:id="21" w:name="gesamtablauf"/>
      <w:bookmarkEnd w:id="1"/>
      <w:r>
        <w:t>2</w:t>
      </w:r>
      <w:r w:rsidR="00AC5423">
        <w:t xml:space="preserve"> </w:t>
      </w:r>
      <w:r>
        <w:t>Gesamtablauf</w:t>
      </w:r>
    </w:p>
    <w:p w14:paraId="166A374B" w14:textId="3558B996" w:rsidR="00222BD7" w:rsidRDefault="00000000">
      <w:pPr>
        <w:pStyle w:val="FirstParagraph"/>
      </w:pPr>
      <w:r>
        <w:t xml:space="preserve">Neben der Auseinandersetzung mit den Erzählstrategien Kafkas am Beispiel der Figurengestaltung ist Ziel des Seminars, dass die Studierenden einen Forschungsprozess, der dem der „reflektierten Textanalyse“ [@pichler_reflektierte_2020] entspricht, nachvollziehen und größtenteils auch umsetzen. So sollen sie einen typischen Ablauf computergestützter Textanalyse kennenlernen. Der Fokus liegt dabei auf dem manuellen Annotieren und dem Umgang mit den entsprechenden Analysekategorien. Aber auch die darauf in Forschungskontexten aufbauende Automatisierung der Annotation soll beleuchtet werden. Dieser Teil wurde im Wintersemester 2024/2025 allerdings nicht von den Studierenden selbst, sondern von </w:t>
      </w:r>
      <w:commentRangeStart w:id="22"/>
      <w:ins w:id="23" w:author="ma91radu" w:date="2026-01-12T16:22:00Z" w16du:dateUtc="2026-01-12T15:22:00Z">
        <w:r w:rsidR="008A42F6">
          <w:t xml:space="preserve">dem </w:t>
        </w:r>
      </w:ins>
      <w:del w:id="24" w:author="ma91radu" w:date="2026-01-12T16:22:00Z" w16du:dateUtc="2026-01-12T15:22:00Z">
        <w:r w:rsidDel="008A42F6">
          <w:delText xml:space="preserve">unserem </w:delText>
        </w:r>
      </w:del>
      <w:r>
        <w:t>Lab</w:t>
      </w:r>
      <w:ins w:id="25" w:author="ma91radu" w:date="2026-01-12T16:22:00Z" w16du:dateUtc="2026-01-12T15:22:00Z">
        <w:r w:rsidR="008A42F6">
          <w:t xml:space="preserve"> der Lehrenden</w:t>
        </w:r>
      </w:ins>
      <w:r>
        <w:t xml:space="preserve"> </w:t>
      </w:r>
      <w:commentRangeEnd w:id="22"/>
      <w:r w:rsidR="00E206A0">
        <w:rPr>
          <w:rStyle w:val="Kommentarzeichen"/>
          <w:sz w:val="24"/>
          <w:szCs w:val="24"/>
        </w:rPr>
        <w:commentReference w:id="22"/>
      </w:r>
      <w:r>
        <w:t xml:space="preserve">umgesetzt und in einer Seminarsitzung vorgestellt. </w:t>
      </w:r>
      <w:r w:rsidR="00CC6087">
        <w:t>Ziel war es, das Potenzial eines automatischen Classifiers exemplarisch zu demonstrieren und die Studierenden durch die gemeinsame qualitative Auswertung fehlerhafter Systemausgaben für die Grenzen automatischer Annotation zu sensibilisieren.</w:t>
      </w:r>
    </w:p>
    <w:p w14:paraId="313C08FC" w14:textId="77777777" w:rsidR="005C258E" w:rsidRDefault="00000000">
      <w:pPr>
        <w:pStyle w:val="Textkrper"/>
        <w:rPr>
          <w:ins w:id="26" w:author="ma91radu" w:date="2026-01-12T16:25:00Z" w16du:dateUtc="2026-01-12T15:25:00Z"/>
        </w:rPr>
      </w:pPr>
      <w:r>
        <w:t xml:space="preserve">Der Ablauf des Seminars gliedert sich in vier Phasen. In der ersten Phase (Sitzungen 1 bis 3) </w:t>
      </w:r>
      <w:del w:id="27" w:author="ma91radu" w:date="2026-01-12T16:23:00Z" w16du:dateUtc="2026-01-12T15:23:00Z">
        <w:r w:rsidDel="008A42F6">
          <w:delText xml:space="preserve">wurden </w:delText>
        </w:r>
      </w:del>
      <w:ins w:id="28" w:author="ma91radu" w:date="2026-01-12T16:23:00Z" w16du:dateUtc="2026-01-12T15:23:00Z">
        <w:r w:rsidR="008A42F6">
          <w:t xml:space="preserve">werden </w:t>
        </w:r>
      </w:ins>
      <w:r>
        <w:t xml:space="preserve">die grundlegenden thematischen (Autor und historischer Kontext), theoretischen (narratologische Kategorien und Modelle) sowie methodischen (CATMA) Grundlagen vermittelt. Dies geschieht mit dem Vorsatz, den Studierenden einen ersten Einblick in das narratologische Spektrum der Figurenanalyse zu ermöglichen und sie mit dem Annotations-Tool CATMA vertraut zu machen. Begleitend dazu reflektieren die Studierenden ihre Lektüreerfahrungen mit dem Text </w:t>
      </w:r>
      <w:commentRangeStart w:id="29"/>
      <w:r>
        <w:rPr>
          <w:i/>
          <w:iCs/>
        </w:rPr>
        <w:t>Ein Landarzt</w:t>
      </w:r>
      <w:commentRangeEnd w:id="29"/>
      <w:r w:rsidR="005A6182">
        <w:rPr>
          <w:rStyle w:val="Kommentarzeichen"/>
          <w:sz w:val="24"/>
          <w:szCs w:val="24"/>
        </w:rPr>
        <w:commentReference w:id="29"/>
      </w:r>
      <w:r>
        <w:t xml:space="preserve">, insbesondere im Hinblick auf die in der Forschung intensiv diskutierte Polysemie in Kafkas Erzählungen. </w:t>
      </w:r>
    </w:p>
    <w:p w14:paraId="7ECB58B0" w14:textId="77777777" w:rsidR="005C258E" w:rsidRDefault="00000000">
      <w:pPr>
        <w:pStyle w:val="Textkrper"/>
        <w:rPr>
          <w:ins w:id="30" w:author="ma91radu" w:date="2026-01-12T16:26:00Z" w16du:dateUtc="2026-01-12T15:26:00Z"/>
        </w:rPr>
      </w:pPr>
      <w:r>
        <w:t xml:space="preserve">Die zweite Phase des Seminars (Sitzungen 4 bis 7) widmet sich der Einführung und ersten Anwendung der für das Seminar vorgesehenen narratologischen Modelle bzw. Verfahren der Handlungsanalyse, des </w:t>
      </w:r>
      <w:commentRangeStart w:id="31"/>
      <w:r>
        <w:t xml:space="preserve">Aktantenmodells von </w:t>
      </w:r>
      <w:r w:rsidR="00CC6087">
        <w:t xml:space="preserve">Algirdas Julien </w:t>
      </w:r>
      <w:r>
        <w:t xml:space="preserve">Greimas </w:t>
      </w:r>
      <w:commentRangeEnd w:id="31"/>
      <w:r w:rsidR="005A6182">
        <w:rPr>
          <w:rStyle w:val="Kommentarzeichen"/>
          <w:sz w:val="24"/>
          <w:szCs w:val="24"/>
        </w:rPr>
        <w:commentReference w:id="31"/>
      </w:r>
      <w:r>
        <w:t xml:space="preserve">sowie der im fortext lab entwickelten </w:t>
      </w:r>
      <w:commentRangeStart w:id="32"/>
      <w:r>
        <w:t>Annotationsrichtlinien „Characters in Action“</w:t>
      </w:r>
      <w:commentRangeEnd w:id="32"/>
      <w:r w:rsidR="005A6182">
        <w:rPr>
          <w:rStyle w:val="Kommentarzeichen"/>
          <w:sz w:val="24"/>
          <w:szCs w:val="24"/>
        </w:rPr>
        <w:commentReference w:id="32"/>
      </w:r>
      <w:r>
        <w:t xml:space="preserve">. Damit sollen die Studierenden sowohl ein vertieftes Verständnis für das Zusammenspiel von Figuren und Handlung in Erzähltexten entwickeln als auch mit dem Analyseschema für die Arbeitsgruppenprojekte vertraut werden. Ergänzend dazu werden die Kompetenzen im Umgang mit dem CATMA-Tool weiter ausgebaut – sowohl im manuellen Annotieren als auch in der visualisierungsbasierten Auswertung der Annotationen. Nach der Zusammenstellung der Arbeitsgruppen in der vierten Sitzung ist diese Phase zudem für die eigenständige Durchführung der Gruppenprojekte außerhalb der Seminarsitzungen vorgesehen. Auftretende Schwierigkeiten sollen den Lehrenden mitgeteilt und gegebenenfalls im Plenum besprochen werden. </w:t>
      </w:r>
    </w:p>
    <w:p w14:paraId="3DF7A946" w14:textId="77777777" w:rsidR="005C258E" w:rsidRDefault="00000000">
      <w:pPr>
        <w:pStyle w:val="Textkrper"/>
        <w:rPr>
          <w:ins w:id="33" w:author="ma91radu" w:date="2026-01-12T16:26:00Z" w16du:dateUtc="2026-01-12T15:26:00Z"/>
        </w:rPr>
      </w:pPr>
      <w:r>
        <w:lastRenderedPageBreak/>
        <w:t>In der dritten Seminarphase (Sitzungen 8 bis 11) stellen die Arbeitsgruppen ihre Ergebnisse vor. Zur Vorbereitung sollen alle Studierenden die Texte lesen und ein aktantiales Schema</w:t>
      </w:r>
      <w:r w:rsidR="00CC6087">
        <w:t xml:space="preserve"> nach Greimas</w:t>
      </w:r>
      <w:r>
        <w:t xml:space="preserve"> zur jeweils behandelten Erzählung entwickeln. Somit können in den Sitzungen die annotationsbasierten, textnahen Interpretationsangebote der Arbeitsgruppen mit den auf einer abstrakteren Ebene angesiedelten Textrepräsentationen des Aktantenmodells diskutiert und verglichen werden. </w:t>
      </w:r>
    </w:p>
    <w:p w14:paraId="03D7E7D4" w14:textId="3F3F41DE" w:rsidR="00222BD7" w:rsidRDefault="00000000">
      <w:pPr>
        <w:pStyle w:val="Textkrper"/>
      </w:pPr>
      <w:r>
        <w:t xml:space="preserve">Die letzten Sitzungen (12 bis 15) und damit die vierte Phase </w:t>
      </w:r>
      <w:del w:id="34" w:author="ma91radu" w:date="2026-01-12T16:26:00Z" w16du:dateUtc="2026-01-12T15:26:00Z">
        <w:r w:rsidDel="005C258E">
          <w:delText xml:space="preserve">waren </w:delText>
        </w:r>
      </w:del>
      <w:ins w:id="35" w:author="ma91radu" w:date="2026-01-12T16:26:00Z" w16du:dateUtc="2026-01-12T15:26:00Z">
        <w:r w:rsidR="005C258E">
          <w:t xml:space="preserve">sind </w:t>
        </w:r>
      </w:ins>
      <w:r>
        <w:t xml:space="preserve">der methodologischen Reflexion vorbehalten. Die Studierenden </w:t>
      </w:r>
      <w:del w:id="36" w:author="ma91radu" w:date="2026-01-12T16:26:00Z" w16du:dateUtc="2026-01-12T15:26:00Z">
        <w:r w:rsidDel="005C258E">
          <w:delText xml:space="preserve">wurden </w:delText>
        </w:r>
      </w:del>
      <w:ins w:id="37" w:author="ma91radu" w:date="2026-01-12T16:26:00Z" w16du:dateUtc="2026-01-12T15:26:00Z">
        <w:r w:rsidR="005C258E">
          <w:t xml:space="preserve">werden </w:t>
        </w:r>
      </w:ins>
      <w:r>
        <w:t>angehalten, den im Seminar nachvollzogenen Analyseweg in seinen einzelnen Schritten kritisch zu hinterfragen und ihn im Lichte des CRETA-Konzepts zur reflektierten algorithmischen Textanalyse zu diskutieren. Dabei rück</w:t>
      </w:r>
      <w:del w:id="38" w:author="ma91radu" w:date="2026-01-12T16:27:00Z" w16du:dateUtc="2026-01-12T15:27:00Z">
        <w:r w:rsidDel="005C258E">
          <w:delText>t</w:delText>
        </w:r>
      </w:del>
      <w:r>
        <w:t>en auch die Entwicklung von Forschungsfragen im Spannungsfeld zwischen Korpusauswahl und Annotationskategorien sowie die Voraussetzungen einer visualisierungsbasierten Textinterpretation in den Fokus.</w:t>
      </w:r>
    </w:p>
    <w:p w14:paraId="62C0C5A9" w14:textId="76C19788" w:rsidR="00D840EA" w:rsidRDefault="00000000" w:rsidP="00D840EA">
      <w:pPr>
        <w:pStyle w:val="berschrift1"/>
      </w:pPr>
      <w:bookmarkStart w:id="39" w:name="tabellarische-sitzungsübersicht"/>
      <w:bookmarkEnd w:id="21"/>
      <w:r>
        <w:t>3</w:t>
      </w:r>
      <w:r w:rsidR="00AC5423">
        <w:t xml:space="preserve"> </w:t>
      </w:r>
      <w:r>
        <w:t>Tabellarische Sitzungsübersicht</w:t>
      </w:r>
      <w:r w:rsidR="00D840EA">
        <w:t xml:space="preserve"> </w:t>
      </w:r>
    </w:p>
    <w:p w14:paraId="60B773CE" w14:textId="7BDF2899" w:rsidR="00222BD7" w:rsidRDefault="00D840EA">
      <w:pPr>
        <w:pStyle w:val="berschrift1"/>
      </w:pPr>
      <w:commentRangeStart w:id="40"/>
      <w:r>
        <w:t>4 Sitzungen im Detail</w:t>
      </w:r>
      <w:bookmarkStart w:id="41" w:name="sitzungen-im-detail"/>
      <w:bookmarkEnd w:id="39"/>
      <w:commentRangeEnd w:id="40"/>
      <w:r w:rsidR="00411B36">
        <w:rPr>
          <w:rStyle w:val="Kommentarzeichen"/>
          <w:sz w:val="32"/>
          <w:szCs w:val="32"/>
        </w:rPr>
        <w:commentReference w:id="40"/>
      </w:r>
    </w:p>
    <w:p w14:paraId="19A7F52B" w14:textId="77777777" w:rsidR="00AA007E" w:rsidRPr="00AA007E" w:rsidRDefault="00AA007E" w:rsidP="00AA007E">
      <w:pPr>
        <w:pStyle w:val="Textkrper"/>
      </w:pPr>
    </w:p>
    <w:p w14:paraId="25D3DF5D" w14:textId="664093E0" w:rsidR="00AA007E" w:rsidRDefault="00AA007E" w:rsidP="00AA007E">
      <w:pPr>
        <w:pStyle w:val="berschrift2"/>
      </w:pPr>
      <w:bookmarkStart w:id="42" w:name="sitzung-2-narratologie-figurenanalyse"/>
      <w:r>
        <w:t>Sitzung 1: Einführung: Was ist reflektierte Textanalyse?</w:t>
      </w:r>
    </w:p>
    <w:p w14:paraId="4CA5436E" w14:textId="77777777" w:rsidR="00AA007E" w:rsidRDefault="00AA007E" w:rsidP="00AA007E">
      <w:pPr>
        <w:pStyle w:val="FirstParagraph"/>
      </w:pPr>
      <w:r>
        <w:t xml:space="preserve">Die erste Sitzung verbindet die Präsentation des Seminarplans mit einer kursorischen Einführung in den thematischen Gegenstandsbereich des Seminars sowie in die Grundideen der reflektierten Textanalyse. Der eröffnende Input der Lehrperson mündet in eine interaktiv angelegte Reflexion zu den bisherigen Kafka-Lektürerfahrungen der Studierenden. Die Lehrperson </w:t>
      </w:r>
      <w:commentRangeStart w:id="43"/>
      <w:r>
        <w:t>bringt hierbei auch ausgewählte Forschungspositionen in die Diskussion ein, welche das Problem der Polysemie bzw. Mehrdeutigkeit der Texte Kafkas behandeln</w:t>
      </w:r>
      <w:commentRangeEnd w:id="43"/>
      <w:r w:rsidR="00BB0021">
        <w:rPr>
          <w:rStyle w:val="Kommentarzeichen"/>
          <w:sz w:val="24"/>
          <w:szCs w:val="24"/>
        </w:rPr>
        <w:commentReference w:id="43"/>
      </w:r>
      <w:r>
        <w:t xml:space="preserve">. Da sich die vielfältigen Bedeutungsebenen in Kafkas Texten nur schwer eindeutig auflösen lassen, führt die Polysemie häufig zu divergierenden Interpretationen und erschwert eine systematische Analyse. Die Lehrperson nimmt dies als Anlass, einen dezidiert die Textoberfläche anvisierenden Analyseansatz nicht nur als notwendige Grundlage für algorithmische Verfahren, sondern auch als alternativen Ansatz für eine objektivierende Textbetrachtung und -interpretation herauszustellen. Außerdem werden die Lektüreerfahrungen der Studierenden genutzt, um auf die grundsätzliche Bedeutung und Funktion von Figuren in Erzähltexten hinzuweisen. Die Darlegung des </w:t>
      </w:r>
      <w:commentRangeStart w:id="44"/>
      <w:r>
        <w:t xml:space="preserve">CRETA-Ansatzes </w:t>
      </w:r>
      <w:commentRangeEnd w:id="44"/>
      <w:r w:rsidR="00BB0021">
        <w:rPr>
          <w:rStyle w:val="Kommentarzeichen"/>
          <w:sz w:val="24"/>
          <w:szCs w:val="24"/>
        </w:rPr>
        <w:commentReference w:id="44"/>
      </w:r>
      <w:r>
        <w:t>nimmt den zweiten Teil der Einführungssitzung in Anspruch und wird abermals in Form eines Vortrags durch die Lehrperson bestritten. Angestrebt wird dabei, das Aufmerksamkeitsverhalten der Studierenden auf die methodologische Reflexion bei den eigenen Seminaraktivitäten zu orientieren und einen ersten Eindruck von dem CRETA-Workflow wie den Arbeitsabläufen im Semester zu vermitteln. Die verbleibende Sitzungszeit dient organisatorischen Zwecken, u. a. der Bekanntgabe der im Seminar zu erbringenden Prüfungsleistungen.</w:t>
      </w:r>
    </w:p>
    <w:p w14:paraId="2D8B1B5B" w14:textId="77777777" w:rsidR="00AA007E" w:rsidRPr="00AA007E" w:rsidRDefault="00AA007E" w:rsidP="00AA007E">
      <w:pPr>
        <w:pStyle w:val="Textkrper"/>
      </w:pPr>
    </w:p>
    <w:p w14:paraId="69826D66" w14:textId="77777777" w:rsidR="00222BD7" w:rsidRDefault="00000000">
      <w:pPr>
        <w:pStyle w:val="berschrift2"/>
      </w:pPr>
      <w:r>
        <w:lastRenderedPageBreak/>
        <w:t>Sitzung 2: Narratologie (Figurenanalyse)</w:t>
      </w:r>
    </w:p>
    <w:p w14:paraId="6BA11D2C" w14:textId="35E01A4F" w:rsidR="009F7898" w:rsidRDefault="00000000">
      <w:pPr>
        <w:pStyle w:val="FirstParagraph"/>
        <w:rPr>
          <w:ins w:id="45" w:author="ma91radu" w:date="2026-01-12T16:41:00Z" w16du:dateUtc="2026-01-12T15:41:00Z"/>
        </w:rPr>
      </w:pPr>
      <w:commentRangeStart w:id="46"/>
      <w:commentRangeStart w:id="47"/>
      <w:r>
        <w:t xml:space="preserve">Zur Vorbereitung auf die zweite Sitzung lesen die Studierenden das Kapitel IV.3.3 „Figuren“ von Per Krogh Hansen aus dem Lehrbuch </w:t>
      </w:r>
      <w:r>
        <w:rPr>
          <w:i/>
          <w:iCs/>
        </w:rPr>
        <w:t>Einführung in die Erzähltextanalyse</w:t>
      </w:r>
      <w:r>
        <w:t xml:space="preserve"> von @lahn_einfuhrung_2016 sowie Franz Kafkas </w:t>
      </w:r>
      <w:r>
        <w:rPr>
          <w:i/>
          <w:iCs/>
        </w:rPr>
        <w:t>Ein Landarzt</w:t>
      </w:r>
      <w:commentRangeEnd w:id="46"/>
      <w:del w:id="48" w:author="ma91radu" w:date="2026-01-12T16:53:00Z" w16du:dateUtc="2026-01-12T15:53:00Z">
        <w:r w:rsidR="00BB0021" w:rsidDel="008579E1">
          <w:rPr>
            <w:rStyle w:val="Kommentarzeichen"/>
            <w:sz w:val="24"/>
            <w:szCs w:val="24"/>
          </w:rPr>
          <w:commentReference w:id="46"/>
        </w:r>
        <w:commentRangeEnd w:id="47"/>
        <w:r w:rsidR="009F7898" w:rsidDel="008579E1">
          <w:rPr>
            <w:rStyle w:val="Kommentarzeichen"/>
            <w:sz w:val="24"/>
            <w:szCs w:val="24"/>
          </w:rPr>
          <w:commentReference w:id="47"/>
        </w:r>
      </w:del>
      <w:ins w:id="49" w:author="ma91radu" w:date="2026-01-12T16:53:00Z" w16du:dateUtc="2026-01-12T15:53:00Z">
        <w:r w:rsidR="008579E1">
          <w:t xml:space="preserve"> </w:t>
        </w:r>
        <w:commentRangeStart w:id="50"/>
        <w:r w:rsidR="008579E1" w:rsidRPr="00474EC8">
          <w:t>[@kafka_erzahlungen_1995 [168--173]</w:t>
        </w:r>
      </w:ins>
      <w:commentRangeEnd w:id="50"/>
      <w:r w:rsidR="00FB42E0" w:rsidRPr="008579E1">
        <w:rPr>
          <w:rStyle w:val="Kommentarzeichen"/>
          <w:sz w:val="24"/>
          <w:szCs w:val="24"/>
        </w:rPr>
        <w:commentReference w:id="50"/>
      </w:r>
      <w:r w:rsidRPr="008579E1">
        <w:t xml:space="preserve">. </w:t>
      </w:r>
      <w:r>
        <w:t xml:space="preserve">Darauf aufbauend sind vor der Seminarsitzung drei Thesen zur Charakterisierung der Hauptfigur zu formulieren, die auf dem im Lehrbuch explizierten Figurenmodell Hansens basieren. </w:t>
      </w:r>
    </w:p>
    <w:p w14:paraId="4BABBE5E" w14:textId="21A5D3EA" w:rsidR="00222BD7" w:rsidRDefault="00000000">
      <w:pPr>
        <w:pStyle w:val="FirstParagraph"/>
      </w:pPr>
      <w:r>
        <w:t xml:space="preserve">Die Lehrperson eröffnet die zweite Sitzung mit einem Rekurs auf die in der Eröffnungssitzung diskutierte grundsätzliche Funktion von Figuren für und in Erzähltexte(n). Die in der Präsentation der Lehrperson festgehaltenen Diskussionspunkte werden nun mithilfe des Lehrbuchkapitels von </w:t>
      </w:r>
      <w:commentRangeStart w:id="51"/>
      <w:ins w:id="52" w:author="ma91radu" w:date="2026-01-12T16:54:00Z" w16du:dateUtc="2026-01-12T15:54:00Z">
        <w:r w:rsidR="008579E1" w:rsidRPr="008579E1">
          <w:t>@hansen_figuren_2016</w:t>
        </w:r>
        <w:r w:rsidR="008579E1">
          <w:t xml:space="preserve"> </w:t>
        </w:r>
      </w:ins>
      <w:commentRangeEnd w:id="51"/>
      <w:r w:rsidR="003D6CE1">
        <w:rPr>
          <w:rStyle w:val="Kommentarzeichen"/>
          <w:sz w:val="24"/>
          <w:szCs w:val="24"/>
        </w:rPr>
        <w:commentReference w:id="51"/>
      </w:r>
      <w:del w:id="53" w:author="ma91radu" w:date="2026-01-12T16:54:00Z" w16du:dateUtc="2026-01-12T15:54:00Z">
        <w:r w:rsidDel="008579E1">
          <w:delText xml:space="preserve">Hansen </w:delText>
        </w:r>
      </w:del>
      <w:r>
        <w:t xml:space="preserve">ausdifferenziert bzw. detailliert und den verschiedenen narratologischen Theorieperspektiven zugeordnet (strukturalistische-funktionale, kognitive, poststrukturalistische Ansätze der Figurenanalyse). Die gemeinsame Erarbeitung einer Übersicht über das Theoriespektrum mündet in die Diskussion des verschiedene Strukturebenen verbindenden Figurenmodells von Hansen, welches im Folgenden auf die Figuren des </w:t>
      </w:r>
      <w:r>
        <w:rPr>
          <w:i/>
          <w:iCs/>
        </w:rPr>
        <w:t>Landarzt</w:t>
      </w:r>
      <w:r>
        <w:t xml:space="preserve">-Textes angewendet wird. Die Lehrperson orientiert das Seminargespräch dabei auf zwei Punkte. Der erste setzt die Figurencharakterisierungen auf der Textoberfläche in den Fokus. Um die Ähnlichkeiten und Unterschiede in der Charakterisierung der Figuren zu strukturieren, erfolgt ein Seminargespräch, in dem die entsprechenden, in der Lehrpräsentation aufgelisteten Textstellen miteinander verglichen werden. Die daraus entstehende Oppositionsbeziehung zwischen „rot“ / „rosa“ / „Blut“ / „Wunde” (für die Figuren Rosa und Schwerkranker) und „fremd“ (für die Figuren Landarzt und Stallknecht) wird in Arbeitsgruppen diskutiert, die ebenfalls und darauf aufbauend Thesen zum übergeordneten Thema der Erzählung formulieren sollen. Nach der Vorstellung der Arbeitsgruppenergebnisse stellt die Lehrperson den Vorzug eines textnahen und quantitativ vorgehenden Ansatzes heraus und verweist auf die Möglichkeiten der manuellen Annotation von Figurenbeschreibungen im Text mit CATMA. Die in dieser Sitzung nur stichprobenhaft entnommenen Textabschnitte (hier Figurenbeschreibungen) sollen im Fortgang des Seminars systematisch mit dem </w:t>
      </w:r>
      <w:commentRangeStart w:id="54"/>
      <w:r>
        <w:t xml:space="preserve">Annotationsprogramm </w:t>
      </w:r>
      <w:commentRangeEnd w:id="54"/>
      <w:r w:rsidR="008579E1">
        <w:rPr>
          <w:rStyle w:val="Kommentarzeichen"/>
          <w:sz w:val="24"/>
          <w:szCs w:val="24"/>
        </w:rPr>
        <w:commentReference w:id="54"/>
      </w:r>
      <w:r>
        <w:t>erfasst werden. Der zweite und abschließende Punkt der Diskussion wird von der Lehrperson mit der Frage nach der Handlungsmacht der soeben analysierten Figuren eingeleitet. Die Studierenden werden gebeten, davon ausgehend mögliche Aspekte bzw. Definitionsansätze von figurengebundener Handlungsmacht zu formulieren. Die Definitionsansätze der Studierenden werden von der Lehrperson festgehalten und sie beendet die Sitzung mit dem Verweis auf den Zusammenhang von Figuren resp. Figurenhandlungen und Handlung.</w:t>
      </w:r>
    </w:p>
    <w:p w14:paraId="16B2ED99" w14:textId="555B6D43" w:rsidR="00222BD7" w:rsidRDefault="00000000">
      <w:pPr>
        <w:pStyle w:val="berschrift2"/>
      </w:pPr>
      <w:bookmarkStart w:id="55" w:name="X27a52b7e25113741e5d173b86ff90418ffc069b"/>
      <w:bookmarkEnd w:id="42"/>
      <w:r>
        <w:t>Sitzungen 3 und 4: Annotation mit CATMA und Annotationsrichtlinien</w:t>
      </w:r>
      <w:ins w:id="56" w:author="ma91radu" w:date="2026-01-12T17:03:00Z" w16du:dateUtc="2026-01-12T16:03:00Z">
        <w:r w:rsidR="00FB42E0">
          <w:t xml:space="preserve"> </w:t>
        </w:r>
      </w:ins>
    </w:p>
    <w:p w14:paraId="6D961D4A" w14:textId="46123204" w:rsidR="00F66063" w:rsidRDefault="00000000">
      <w:pPr>
        <w:pStyle w:val="FirstParagraph"/>
        <w:rPr>
          <w:ins w:id="57" w:author="ma91radu" w:date="2026-01-12T17:08:00Z" w16du:dateUtc="2026-01-12T16:08:00Z"/>
        </w:rPr>
      </w:pPr>
      <w:r>
        <w:t>Die dritte und vierte Sitzung dienen der Einführung des Annotationstools CATMA sowie der Durchführung und Einübung erster Annotationen wie der Erstellung annotationsbasierter Visualisierungen</w:t>
      </w:r>
      <w:commentRangeStart w:id="58"/>
      <w:r>
        <w:t>. Vorbereitend für die dritte Sitzung lesen die Studierenden einen einleitenden Text zur manuellen Annotation von @jackeMethodenbeitragManuelleAnnotation2018 und machen sich anhand von fünf Video-Tutorials [@fortext_tutorial_2019; @fortext_tutorial_2019-1; @fortext_tutorial_2019-2; @fortext_tutorial_2020; @fortext_tutorial_2020-1] mit CATMA vertraut</w:t>
      </w:r>
      <w:commentRangeEnd w:id="58"/>
      <w:r w:rsidR="00FB42E0">
        <w:rPr>
          <w:rStyle w:val="Kommentarzeichen"/>
          <w:sz w:val="24"/>
          <w:szCs w:val="24"/>
        </w:rPr>
        <w:commentReference w:id="58"/>
      </w:r>
      <w:r>
        <w:t>. Die für die CATMA-</w:t>
      </w:r>
      <w:r>
        <w:lastRenderedPageBreak/>
        <w:t>Unterstützung vorgesehene Hilfskraft (Tutorium) ist bei der dritten Sitzung anwesend, um die Hilfsangebote jenseits der Seminarsitzungen zu bewerben und bei den CATMA-Übungen neben der Lehrperson auf die individuellen Fragen und Probleme der Studierenden ein</w:t>
      </w:r>
      <w:del w:id="59" w:author="ma91radu" w:date="2026-01-12T17:05:00Z" w16du:dateUtc="2026-01-12T16:05:00Z">
        <w:r w:rsidDel="00F66063">
          <w:delText>gehen zu können</w:delText>
        </w:r>
      </w:del>
      <w:ins w:id="60" w:author="ma91radu" w:date="2026-01-12T17:05:00Z" w16du:dateUtc="2026-01-12T16:05:00Z">
        <w:r w:rsidR="00F66063">
          <w:t>zugehen</w:t>
        </w:r>
      </w:ins>
      <w:r>
        <w:t xml:space="preserve">. Die ersten Annotationen der Studierenden finden in der dritten Sitzung mit einem provisorischen und für Übungszwecke erstellten </w:t>
      </w:r>
      <w:commentRangeStart w:id="61"/>
      <w:r>
        <w:t>Tagset zur Figurencharakterisierung</w:t>
      </w:r>
      <w:commentRangeEnd w:id="61"/>
      <w:r w:rsidR="00F66063">
        <w:rPr>
          <w:rStyle w:val="Kommentarzeichen"/>
          <w:sz w:val="24"/>
          <w:szCs w:val="24"/>
        </w:rPr>
        <w:commentReference w:id="61"/>
      </w:r>
      <w:r>
        <w:t xml:space="preserve"> (Differenzierung von showing und telling, ohne festgelegte Annotationsspannen) anhand des Landarzt-Textes statt. In dieser Sitzung wird ebenfalls die Zusammensetzung der für jeweils eine Textanalyse </w:t>
      </w:r>
      <w:commentRangeStart w:id="62"/>
      <w:r>
        <w:t xml:space="preserve">zuständigen Arbeitsgruppen festgelegt. </w:t>
      </w:r>
      <w:commentRangeEnd w:id="62"/>
      <w:r w:rsidR="003C366E">
        <w:rPr>
          <w:rStyle w:val="Kommentarzeichen"/>
          <w:sz w:val="24"/>
          <w:szCs w:val="24"/>
        </w:rPr>
        <w:commentReference w:id="62"/>
      </w:r>
      <w:r>
        <w:t xml:space="preserve">Um die Annotationsprozeduren zu vertiefen, annotieren die Studierenden vor der vierten Sitzung die ersten 1000 Token des gleichfalls vollständig zu lesenden </w:t>
      </w:r>
      <w:r>
        <w:rPr>
          <w:i/>
          <w:iCs/>
        </w:rPr>
        <w:t>Hungerkünstler</w:t>
      </w:r>
      <w:r>
        <w:t xml:space="preserve">-Textes </w:t>
      </w:r>
      <w:ins w:id="63" w:author="ma91radu" w:date="2026-01-12T17:12:00Z" w16du:dateUtc="2026-01-12T16:12:00Z">
        <w:r w:rsidR="00F66063" w:rsidRPr="00F66063">
          <w:t>[@kafka_erzahlungen_1995, 268-279]</w:t>
        </w:r>
        <w:r w:rsidR="00F66063">
          <w:t xml:space="preserve"> </w:t>
        </w:r>
      </w:ins>
      <w:r>
        <w:t xml:space="preserve">mit dem Test-Tagset aus der dritten Sitzung. Ebenso lesen die Studierenden für diese Sitzung die </w:t>
      </w:r>
      <w:commentRangeStart w:id="64"/>
      <w:r>
        <w:t xml:space="preserve">Annotationsrichtlinien „Characters in Action“ (ChiA), </w:t>
      </w:r>
      <w:commentRangeEnd w:id="64"/>
      <w:r w:rsidR="00B650F1">
        <w:rPr>
          <w:rStyle w:val="Kommentarzeichen"/>
          <w:sz w:val="24"/>
          <w:szCs w:val="24"/>
        </w:rPr>
        <w:commentReference w:id="64"/>
      </w:r>
      <w:r>
        <w:t xml:space="preserve">deren Entstehung, Kategorien und Struktur dann ausführlich in der vierten Sitzung erläutert und diskutiert werden. </w:t>
      </w:r>
    </w:p>
    <w:p w14:paraId="6951CB10" w14:textId="303147A4" w:rsidR="00222BD7" w:rsidRDefault="00000000">
      <w:pPr>
        <w:pStyle w:val="FirstParagraph"/>
      </w:pPr>
      <w:r>
        <w:t xml:space="preserve">In </w:t>
      </w:r>
      <w:del w:id="65" w:author="ma91radu" w:date="2026-01-12T17:08:00Z" w16du:dateUtc="2026-01-12T16:08:00Z">
        <w:r w:rsidDel="00F66063">
          <w:delText xml:space="preserve">dieser </w:delText>
        </w:r>
      </w:del>
      <w:ins w:id="66" w:author="ma91radu" w:date="2026-01-12T17:08:00Z" w16du:dateUtc="2026-01-12T16:08:00Z">
        <w:r w:rsidR="00F66063">
          <w:t xml:space="preserve">der vierten </w:t>
        </w:r>
      </w:ins>
      <w:r>
        <w:t>Sitzung präsentiert die Lehrperson weiterhin ausgewählte Beispiele aus den bisherigen ChiA-Annotationsprojekten des fortext labs und gewährt dabei vertiefende Einblicke in deren Entstehung. Besonderes Augenmerk liegt auf den Herausforderungen bei der Bestimmung der Agentivität von Figuren sowie auf Grenz- und Zweifelsfällen bei der Annotation der anderen Kategorien. Zudem kommen ausgewählte ChiA-Visualisierungen zur Sprache. Den verbleibenden Teil der Sitzung nutzen die Arbeitsgruppen</w:t>
      </w:r>
      <w:commentRangeStart w:id="67"/>
      <w:r>
        <w:t xml:space="preserve"> für ihre Projektarbeit</w:t>
      </w:r>
      <w:commentRangeEnd w:id="67"/>
      <w:r w:rsidR="00F66063">
        <w:rPr>
          <w:rStyle w:val="Kommentarzeichen"/>
          <w:sz w:val="24"/>
          <w:szCs w:val="24"/>
        </w:rPr>
        <w:commentReference w:id="67"/>
      </w:r>
      <w:r>
        <w:t>, wobei die Lehrperson sie beratend unterstützt.</w:t>
      </w:r>
    </w:p>
    <w:p w14:paraId="01E825C5" w14:textId="77777777" w:rsidR="00222BD7" w:rsidRDefault="00000000">
      <w:pPr>
        <w:pStyle w:val="berschrift2"/>
      </w:pPr>
      <w:bookmarkStart w:id="68" w:name="sitzung-5-aktantenmodell-von-greimas"/>
      <w:bookmarkEnd w:id="55"/>
      <w:r>
        <w:t>Sitzung 5: Aktantenmodell von Greimas</w:t>
      </w:r>
    </w:p>
    <w:p w14:paraId="62B99060" w14:textId="77777777" w:rsidR="00945E4C" w:rsidRDefault="00000000">
      <w:pPr>
        <w:pStyle w:val="FirstParagraph"/>
        <w:rPr>
          <w:ins w:id="69" w:author="ma91radu" w:date="2026-01-12T17:20:00Z" w16du:dateUtc="2026-01-12T16:20:00Z"/>
        </w:rPr>
      </w:pPr>
      <w:r>
        <w:t>Das neben den ChiA-Richtlinien für die narratologischen Grundlagen des Seminar wichtige Aktantenmodell von Julien Algirdas Greimas steht im Zentrum der fünften Sitzung</w:t>
      </w:r>
      <w:commentRangeStart w:id="70"/>
      <w:r>
        <w:t xml:space="preserve">, für welche die Studierenden vorbereitend das entsprechende Kapitel aus </w:t>
      </w:r>
      <w:r>
        <w:rPr>
          <w:i/>
          <w:iCs/>
        </w:rPr>
        <w:t>On Meaning</w:t>
      </w:r>
      <w:r>
        <w:t xml:space="preserve"> [@greimas_meaning_1987, 106-120] des litauisch-französischen Semiotikers lesen. Die Diskussion im ersten Abschnitt der Sitzung wird über die bei dieser Vorbereitung aufgekommenen und im 3-2-1-Lektüreprotokoll von den Studierenden dokumentierten </w:t>
      </w:r>
      <w:commentRangeEnd w:id="70"/>
      <w:r w:rsidR="0015142B">
        <w:rPr>
          <w:rStyle w:val="Kommentarzeichen"/>
          <w:sz w:val="24"/>
          <w:szCs w:val="24"/>
        </w:rPr>
        <w:commentReference w:id="70"/>
      </w:r>
      <w:r>
        <w:t>Verständnisproblemen strukturiert. Das Format des Lektüreprotokolls ist als wiederholte Vorab-Einreichung über Moodle für das gesamte Seminar standardisiert: Die Studierenden sollen die aus ihrer Sicht drei wichtigsten Aspekte des Textes nennen und kurz begründen. Weiterhin sollen die Teilnehmenden zwei Aspekte, die sie als schwierig erachten und überhaupt nicht oder nur teilweise verstanden haben, sowie eine Frage, die sie dem</w:t>
      </w:r>
      <w:ins w:id="71" w:author="ma91radu" w:date="2026-01-12T17:20:00Z" w16du:dateUtc="2026-01-12T16:20:00Z">
        <w:r w:rsidR="0015142B">
          <w:t>/der</w:t>
        </w:r>
      </w:ins>
      <w:r>
        <w:t xml:space="preserve"> Autor</w:t>
      </w:r>
      <w:del w:id="72" w:author="ma91radu" w:date="2026-01-12T17:20:00Z" w16du:dateUtc="2026-01-12T16:20:00Z">
        <w:r w:rsidDel="0015142B">
          <w:delText>/der Autorin</w:delText>
        </w:r>
      </w:del>
      <w:ins w:id="73" w:author="ma91radu" w:date="2026-01-12T17:20:00Z" w16du:dateUtc="2026-01-12T16:20:00Z">
        <w:r w:rsidR="0015142B">
          <w:t>*in</w:t>
        </w:r>
      </w:ins>
      <w:r>
        <w:t xml:space="preserve"> gern stellen würden und die über den Textinhalt hinausgeht, notieren. </w:t>
      </w:r>
    </w:p>
    <w:p w14:paraId="41FD9AD5" w14:textId="358AC02B" w:rsidR="00222BD7" w:rsidRDefault="00000000">
      <w:pPr>
        <w:pStyle w:val="FirstParagraph"/>
      </w:pPr>
      <w:r>
        <w:t xml:space="preserve">Nach einem kurzen Input durch die Lehrperson, bei welchem auch die Lektürefragen der Studierenden verallgemeinernd eingebracht werden, findet die Diskussion zu diesen Fragen in den in der dritten Sitzung gebildeten Arbeitsgruppen statt. Die Arbeit in diesen Arbeitsgruppen auch während der Seminarsitzungen soll die Gruppendynamik </w:t>
      </w:r>
      <w:del w:id="74" w:author="ma91radu" w:date="2026-01-12T17:21:00Z" w16du:dateUtc="2026-01-12T16:21:00Z">
        <w:r w:rsidDel="00945E4C">
          <w:delText>befördern</w:delText>
        </w:r>
      </w:del>
      <w:ins w:id="75" w:author="ma91radu" w:date="2026-01-12T17:21:00Z" w16du:dateUtc="2026-01-12T16:21:00Z">
        <w:r w:rsidR="00945E4C">
          <w:t>fördern</w:t>
        </w:r>
      </w:ins>
      <w:r>
        <w:t>. Gleichzeitig sollen alle Studierenden aktiviert und individuelle Verständnisprobleme kollektiv aufgelöst werden. Nach Zusammenführung der Problemlösungen im Plenum werden die Arbeitsgruppen gebeten, ein aktantiales Modell von einem im Seminar bereits behandelten Kafka-Text zu erstellen. Die aktantialen Schemata werden dann abschließend ebenfalls im Plenum vorgestellt und diskutiert.</w:t>
      </w:r>
    </w:p>
    <w:p w14:paraId="3929B3ED" w14:textId="77777777" w:rsidR="00222BD7" w:rsidRDefault="00000000">
      <w:pPr>
        <w:pStyle w:val="berschrift2"/>
      </w:pPr>
      <w:bookmarkStart w:id="76" w:name="sitzung-6-aktanten-und-plot"/>
      <w:bookmarkEnd w:id="68"/>
      <w:r>
        <w:lastRenderedPageBreak/>
        <w:t>Sitzung 6: Aktanten und Plot</w:t>
      </w:r>
    </w:p>
    <w:p w14:paraId="0FE84DB6" w14:textId="77777777" w:rsidR="00222BD7" w:rsidRDefault="00000000">
      <w:pPr>
        <w:pStyle w:val="FirstParagraph"/>
      </w:pPr>
      <w:r>
        <w:t xml:space="preserve">Der in der zweiten Sitzung bereits thematisierte Zusammenhang von Figuren und Handlung wird in der sechsten Sitzung vertieft. </w:t>
      </w:r>
      <w:commentRangeStart w:id="77"/>
      <w:r>
        <w:t xml:space="preserve">Die Hinführung hierzu besteht in der vorab den Studierenden aufgetragenen Lektüre von @kukkonen_plot_2014 aus dem </w:t>
      </w:r>
      <w:r>
        <w:rPr>
          <w:i/>
          <w:iCs/>
        </w:rPr>
        <w:t>Handbook of Living Narratology</w:t>
      </w:r>
      <w:r>
        <w:t>. Auch hierzu laden die Studierenden am Tag vor der Seminarsitzung ein 3-2-1-Lektüreprotokoll auf der digitalen Lehr-Lern-Plattform Moodle hoch</w:t>
      </w:r>
      <w:commentRangeEnd w:id="77"/>
      <w:r w:rsidR="002F2814">
        <w:rPr>
          <w:rStyle w:val="Kommentarzeichen"/>
          <w:sz w:val="24"/>
          <w:szCs w:val="24"/>
        </w:rPr>
        <w:commentReference w:id="77"/>
      </w:r>
      <w:r>
        <w:t>. Während als erstes die Unterschiede zwischen Plot, Story/Geschichte und Handlung sowie verschiedene Plot-Konzepte im Seminargespräch aufgearbeitet werden, erfolgt in einem zweiten Schritt der Abgleich mit dem Aktantenmodell von Greimas und die erneute Reflexion der Funktion der Figuren für die narrative Konstitution. Die letzten 20 Minuten der Sitzung sind der Erläuterung und Beantwortung der Fragen und Probleme aus den Arbeitsgruppen vorbehalten. Hierzu wird eingangs nach dem Arbeitsstand in den Arbeitsgruppen sowie den bisherigen Projekterfahrungen gefragt.</w:t>
      </w:r>
    </w:p>
    <w:p w14:paraId="5DFA04F3" w14:textId="77777777" w:rsidR="00222BD7" w:rsidRDefault="00000000">
      <w:pPr>
        <w:pStyle w:val="berschrift2"/>
      </w:pPr>
      <w:bookmarkStart w:id="78" w:name="Xb68a4e17560fc14df75472704ba25186f66dd75"/>
      <w:bookmarkEnd w:id="76"/>
      <w:r>
        <w:t xml:space="preserve">Sitzung 7: </w:t>
      </w:r>
      <w:r>
        <w:rPr>
          <w:i/>
          <w:iCs/>
        </w:rPr>
        <w:t>Ein Bericht für eine Akademie</w:t>
      </w:r>
      <w:r>
        <w:t xml:space="preserve"> &amp; CATMA</w:t>
      </w:r>
    </w:p>
    <w:p w14:paraId="5B9CC334" w14:textId="4E406B83" w:rsidR="00222BD7" w:rsidRDefault="00000000">
      <w:pPr>
        <w:pStyle w:val="FirstParagraph"/>
      </w:pPr>
      <w:r>
        <w:t xml:space="preserve">Am Ende der zweiten Seminarphase, in der 7. Sitzung, wird in Bezug auf Theorie und Methodik beispielhaft anhand der Erzählung </w:t>
      </w:r>
      <w:r>
        <w:rPr>
          <w:i/>
          <w:iCs/>
        </w:rPr>
        <w:t>Ein Bericht für eine Akademie</w:t>
      </w:r>
      <w:r>
        <w:t xml:space="preserve"> eine Zwischenbilanz gezogen. </w:t>
      </w:r>
      <w:commentRangeStart w:id="79"/>
      <w:r>
        <w:t xml:space="preserve">Die Studierenden lesen im Vorfeld der Sitzung diesen Text nicht nur, sondern annotieren auch eine von ihnen geschriebene Handlungszusammenfassung. Hierfür erhalten sie vorab von der Lehrperson einen „Plot Summary Guide“ [@stiemer_plot_2024], welcher sowohl Vorgaben zum Verfassen der Handlungszusammenfassung als auch eine Beschreibung des Greimas’schen Modells und eine Anleitung zum Annotieren der Aktantenrollen beinhaltet. </w:t>
      </w:r>
      <w:commentRangeEnd w:id="79"/>
      <w:r w:rsidR="00E66035">
        <w:rPr>
          <w:rStyle w:val="Kommentarzeichen"/>
          <w:sz w:val="24"/>
          <w:szCs w:val="24"/>
        </w:rPr>
        <w:commentReference w:id="79"/>
      </w:r>
      <w:r>
        <w:t>In der Sitzung stellen vier Studierende freiwillig ihre Handlungszusammenfassung dem Plenum vor und diskutieren diese, moderiert von der Lehrperson, mit ihren Kommiliton</w:t>
      </w:r>
      <w:ins w:id="80" w:author="ma91radu" w:date="2026-01-13T13:49:00Z" w16du:dateUtc="2026-01-13T12:49:00Z">
        <w:r w:rsidR="00203750">
          <w:t>*</w:t>
        </w:r>
      </w:ins>
      <w:del w:id="81" w:author="ma91radu" w:date="2026-01-13T13:49:00Z" w16du:dateUtc="2026-01-13T12:49:00Z">
        <w:r w:rsidDel="00203750">
          <w:delText>:</w:delText>
        </w:r>
      </w:del>
      <w:r>
        <w:t>innen. Die Lehrperson stellt im zweiten Teil der Sitzung Impulsfragen zum Text, welche die Handlungsmacht des Affen Rotpeter betreffen. Anhand von vorbereiteten Abfragen im Analyze-Tool von CATMA werden die subjektiven Lektüreerfahrungen der Studierenden hierbei mit explorativ-quantitativen Verfahren kombiniert.</w:t>
      </w:r>
    </w:p>
    <w:p w14:paraId="27F9956F" w14:textId="77777777" w:rsidR="00222BD7" w:rsidRDefault="00000000">
      <w:pPr>
        <w:pStyle w:val="berschrift2"/>
      </w:pPr>
      <w:bookmarkStart w:id="82" w:name="X3069f760ed885fb936526c1e1b0b731396d2b5a"/>
      <w:bookmarkEnd w:id="78"/>
      <w:r>
        <w:t>Sitzungen 8, 9 und 11: Vorstellung und Diskussion der Gruppen-Ergebnisse</w:t>
      </w:r>
    </w:p>
    <w:p w14:paraId="2CE67A40" w14:textId="33FCA75C" w:rsidR="00222BD7" w:rsidRDefault="00000000">
      <w:pPr>
        <w:pStyle w:val="FirstParagraph"/>
      </w:pPr>
      <w:r>
        <w:t xml:space="preserve">Mit der 8. Sitzung beginnt die dritte Phase des Seminars, in der die Ergebnisse der Arbeitsgruppen präsentiert und diskutiert werden. Eingeschaltet in diese Seminarphase ist eine Sitzung zu der automatischen Erkennung von Figurennennungen und -handlungen, welche </w:t>
      </w:r>
      <w:ins w:id="83" w:author="ma91radu" w:date="2026-01-12T17:35:00Z" w16du:dateUtc="2026-01-12T16:35:00Z">
        <w:r w:rsidR="00E66035">
          <w:t xml:space="preserve">zuvor </w:t>
        </w:r>
      </w:ins>
      <w:r>
        <w:t xml:space="preserve">vom fortext lab anhand der Annotationsdaten der Studierenden konzipiert und vorbereitet wurde. Im Ablauf sind die Arbeitsgruppen-Seminarsitzungen identisch: Sie beginnen mit der ca. 30 Minuten dauernden Präsentation der jeweiligen Gruppe, deren Gliederung bis spätestens eine Woche vor dem Termin mit der Lehrperson in einer Sprechstunde abgestimmt wurde. Die Reihenfolge der Präsentationen im Seminarablauf </w:t>
      </w:r>
      <w:commentRangeStart w:id="84"/>
      <w:r>
        <w:t xml:space="preserve">orientiert sich an der Länge der von den Gruppen analysierten Texte und beginnt daher mit </w:t>
      </w:r>
      <w:r>
        <w:rPr>
          <w:i/>
          <w:iCs/>
        </w:rPr>
        <w:t>Das Urteil</w:t>
      </w:r>
      <w:r>
        <w:t xml:space="preserve">, gefolgt von </w:t>
      </w:r>
      <w:r>
        <w:rPr>
          <w:i/>
          <w:iCs/>
        </w:rPr>
        <w:t>In der Strafkolonie</w:t>
      </w:r>
      <w:r>
        <w:t xml:space="preserve"> und </w:t>
      </w:r>
      <w:r>
        <w:rPr>
          <w:i/>
          <w:iCs/>
        </w:rPr>
        <w:t>Die Verwandlung</w:t>
      </w:r>
      <w:commentRangeEnd w:id="84"/>
      <w:r w:rsidR="00334DC1">
        <w:rPr>
          <w:rStyle w:val="Kommentarzeichen"/>
          <w:sz w:val="24"/>
          <w:szCs w:val="24"/>
        </w:rPr>
        <w:commentReference w:id="84"/>
      </w:r>
      <w:r>
        <w:t xml:space="preserve">. Alle Studierenden lesen die Texte zu der jeweiligen Sitzung und laden am Vortag der Sitzung eine annotierte Handlungszusammenfassung von dem entsprechenden Text, die auf der Grundlage des „Plot Summary Guide“ </w:t>
      </w:r>
      <w:ins w:id="85" w:author="ma91radu" w:date="2026-01-12T17:39:00Z" w16du:dateUtc="2026-01-12T16:39:00Z">
        <w:r w:rsidR="00334DC1">
          <w:t xml:space="preserve">[@stiemer_plot_2024] </w:t>
        </w:r>
      </w:ins>
      <w:r>
        <w:t>erstellt wurde, bei Moodle hoch.</w:t>
      </w:r>
    </w:p>
    <w:p w14:paraId="20ECA233" w14:textId="77777777" w:rsidR="00222BD7" w:rsidRDefault="00000000">
      <w:pPr>
        <w:pStyle w:val="berschrift2"/>
      </w:pPr>
      <w:bookmarkStart w:id="86" w:name="sitzung-10-automatische-erkennung"/>
      <w:bookmarkEnd w:id="82"/>
      <w:r>
        <w:lastRenderedPageBreak/>
        <w:t>Sitzung 10: Automatische Erkennung</w:t>
      </w:r>
    </w:p>
    <w:p w14:paraId="311733CD" w14:textId="2777C039" w:rsidR="00222BD7" w:rsidRDefault="00000000">
      <w:pPr>
        <w:pStyle w:val="FirstParagraph"/>
      </w:pPr>
      <w:r>
        <w:t xml:space="preserve">In der zehnten Sitzung werden Möglichkeiten der automatischen Erkennung von Figuren vorgestellt. Die Vorstellung umfasst zum einen ein Forschungsprojekt aus dem fortext lab, das die automatische Erkennung und Annotation des semantischen Merkmals „Animacy“ (Belebtheit) in Märchentexten zum Ziel hat [@hausler_animacy_2024] und die Vorstellung des im Projekt entwickelten Classifiers von belebten Figuren. Das Forschungsvorhaben weist eine inhaltliche Nähe zum im Seminar verwendeten ChiA-Konzept auf, das auf die Analyse von Agentivität fokussiert ist. </w:t>
      </w:r>
      <w:commentRangeStart w:id="87"/>
      <w:r>
        <w:t xml:space="preserve">Außerdem wird </w:t>
      </w:r>
      <w:del w:id="88" w:author="ma91radu" w:date="2026-01-12T17:50:00Z" w16du:dateUtc="2026-01-12T16:50:00Z">
        <w:r w:rsidDel="00AF1170">
          <w:delText xml:space="preserve">als auch </w:delText>
        </w:r>
      </w:del>
      <w:r>
        <w:t>ein eigens für die ChiA-Daten der Arbeitsgruppen trainiertes Modell präsentiert und erläutert</w:t>
      </w:r>
      <w:commentRangeEnd w:id="87"/>
      <w:r w:rsidR="00AF1170">
        <w:rPr>
          <w:rStyle w:val="Kommentarzeichen"/>
          <w:sz w:val="24"/>
          <w:szCs w:val="24"/>
        </w:rPr>
        <w:commentReference w:id="87"/>
      </w:r>
      <w:r>
        <w:t>. Dazu gehört auch die Vorstellung der Ergebnisse der automatisierten Annotation der Figuren</w:t>
      </w:r>
      <w:ins w:id="89" w:author="ma91radu" w:date="2026-01-12T17:51:00Z" w16du:dateUtc="2026-01-12T16:51:00Z">
        <w:r w:rsidR="00AF1170">
          <w:t>e</w:t>
        </w:r>
      </w:ins>
      <w:del w:id="90" w:author="ma91radu" w:date="2026-01-12T17:51:00Z" w16du:dateUtc="2026-01-12T16:51:00Z">
        <w:r w:rsidDel="00AF1170">
          <w:delText>-E</w:delText>
        </w:r>
      </w:del>
      <w:r>
        <w:t xml:space="preserve">rwähnungen im Text </w:t>
      </w:r>
      <w:r>
        <w:rPr>
          <w:i/>
          <w:iCs/>
        </w:rPr>
        <w:t>Ein Landarzt</w:t>
      </w:r>
      <w:r>
        <w:t>, welche anschließend gemeinsam mit den Studierenden einer qualitativen Analyse unterzogen werden. Im Mittelpunkt der Diskussion steht die Frage, welche textuellen Phänomene der annotierten Kategorie vom Classifier zuverlässig erkannt werden und bei welchen die Erkennungsgenauigkeit eher gering oder unzureichend ausfällt.</w:t>
      </w:r>
    </w:p>
    <w:p w14:paraId="622B1EEE" w14:textId="77777777" w:rsidR="00222BD7" w:rsidRDefault="00000000">
      <w:pPr>
        <w:pStyle w:val="berschrift2"/>
      </w:pPr>
      <w:bookmarkStart w:id="91" w:name="X83691789b149626834e8407afa34025b2100182"/>
      <w:bookmarkEnd w:id="86"/>
      <w:r>
        <w:t>Sitzungen 12 und 13: Visualisierungen mit CATMA</w:t>
      </w:r>
    </w:p>
    <w:p w14:paraId="2B4E7A09" w14:textId="77777777" w:rsidR="00222BD7" w:rsidRDefault="00000000">
      <w:pPr>
        <w:pStyle w:val="FirstParagraph"/>
      </w:pPr>
      <w:r>
        <w:t>Die zwölfte und dreizehnte Sitzung markieren den Beginn der vierten und letzten Phase des Seminars und widmen sich ausführlich den mit CATMA realisierbaren Visualisierungen sowie deren heuristischem und interpretativem Potential.</w:t>
      </w:r>
    </w:p>
    <w:p w14:paraId="204EC470" w14:textId="77777777" w:rsidR="00AF1170" w:rsidRDefault="00000000">
      <w:pPr>
        <w:pStyle w:val="Textkrper"/>
        <w:rPr>
          <w:ins w:id="92" w:author="ma91radu" w:date="2026-01-12T17:56:00Z" w16du:dateUtc="2026-01-12T16:56:00Z"/>
        </w:rPr>
      </w:pPr>
      <w:r>
        <w:t xml:space="preserve">Die zwölfte Sitzung eröffnet die Lehrperson mit einer Reflexion über geläufige Visualisierungsformen in der klassischen, nicht-digitalen Literaturwissenschaft. Anhand exemplarischer Modelle – darunter </w:t>
      </w:r>
      <w:commentRangeStart w:id="93"/>
      <w:r>
        <w:t xml:space="preserve">Gustav Freytags Pyramidenschema des fünfaktigen Dramas, die Darstellung literarischer Epochen auf einem Zeitstrahl sowie dem hermeneutische Zirkel </w:t>
      </w:r>
      <w:commentRangeEnd w:id="93"/>
      <w:r w:rsidR="00AF1170">
        <w:rPr>
          <w:rStyle w:val="Kommentarzeichen"/>
          <w:sz w:val="24"/>
          <w:szCs w:val="24"/>
        </w:rPr>
        <w:commentReference w:id="93"/>
      </w:r>
      <w:r>
        <w:t xml:space="preserve">– wird herausgearbeitet, dass solche Visualisierungen primär der Normierung literaturwissenschaftlichen Wissens dienen. Zugleich bleibt häufig unklar, welche spezifischen Informationen diesen Darstellungen zugrunde liegen. Neben dieser normierenden Funktion wird jedoch auch ihr Beitrag zur Veranschaulichung übergeordneter, aus literarischen Texten abgeleiteter Strukturen betont. </w:t>
      </w:r>
    </w:p>
    <w:p w14:paraId="1E435558" w14:textId="77777777" w:rsidR="00AF1170" w:rsidRDefault="00000000">
      <w:pPr>
        <w:pStyle w:val="Textkrper"/>
        <w:rPr>
          <w:ins w:id="94" w:author="ma91radu" w:date="2026-01-12T17:57:00Z" w16du:dateUtc="2026-01-12T16:57:00Z"/>
        </w:rPr>
      </w:pPr>
      <w:r>
        <w:t xml:space="preserve">Im Anschluss erfolgt ein kontextualisierendes Input zu Visualisierungsformen in den computationalen Literaturwissenschaften, beginnend mit </w:t>
      </w:r>
      <w:r>
        <w:rPr>
          <w:i/>
          <w:iCs/>
        </w:rPr>
        <w:t>Graphs, Maps, Trees: Abstract Models for a Literary History</w:t>
      </w:r>
      <w:r>
        <w:t xml:space="preserve"> von @moretti_graphs_2005 und seinem paradigmatischen Konzept des „Distant Reading“. Die Studierenden erhalten einen Überblick über zentrale Visualisierungstypen in der digitalen Literaturwissenschaft, insbesondere Wortfrequenz-Diagramme, Netzwerkvisualisierungen, stilometrische Analysen und sogenannte Literary Maps. Diese werden im Plenum kritisch hinsichtlich ihrer interpretatorischen Reichweite bzw. Grenzen diskutiert. </w:t>
      </w:r>
    </w:p>
    <w:p w14:paraId="3DB87E9C" w14:textId="77777777" w:rsidR="00AF1170" w:rsidRDefault="00000000">
      <w:pPr>
        <w:pStyle w:val="Textkrper"/>
        <w:rPr>
          <w:ins w:id="95" w:author="ma91radu" w:date="2026-01-12T17:58:00Z" w16du:dateUtc="2026-01-12T16:58:00Z"/>
        </w:rPr>
      </w:pPr>
      <w:r>
        <w:t xml:space="preserve">In einem abschließenden Fazit werden klassische und computationelle Visualisierungsformen im Seminargespräch und mithilfe eines Tafelbilds vergleichend gegenübergestellt, wobei sowohl deren Potentiale als auch ihre Begrenzungen thematisiert werden. Die Sitzung schließt mit einer strukturierten Feedbackrunde, in der die Studierenden ihre Erfahrungen im Umgang mit CATMA-Visualisierungen aus den </w:t>
      </w:r>
      <w:r>
        <w:lastRenderedPageBreak/>
        <w:t xml:space="preserve">Arbeitsgruppen reflektieren. Die Rückmeldungen werden von der Lehrperson dokumentiert und systematisiert. </w:t>
      </w:r>
    </w:p>
    <w:p w14:paraId="7CAC827C" w14:textId="28F0ECC8" w:rsidR="00222BD7" w:rsidRDefault="00000000">
      <w:pPr>
        <w:pStyle w:val="Textkrper"/>
      </w:pPr>
      <w:r>
        <w:t xml:space="preserve">Das am Ende der vorangegangenen Sitzung erhobene Feedback wird zu Beginn der 13. Sitzung von der Lehrperson erneut aufgegriffen und präsentiert. Im Mittelpunkt stehen im Folgenden zentrale Aspekte, die bei der Interpretation von Distributionsgraphen zu beachten sind – insbesondere Verteilungsmuster, Frequenz und Intensität sowie die Position der im Graphen abgebildeten Phänomene im Textverlauf. Im Rahmen eines </w:t>
      </w:r>
      <w:commentRangeStart w:id="96"/>
      <w:r>
        <w:t xml:space="preserve">Inputs </w:t>
      </w:r>
      <w:commentRangeEnd w:id="96"/>
      <w:r w:rsidR="00DD48BB">
        <w:rPr>
          <w:rStyle w:val="Kommentarzeichen"/>
          <w:sz w:val="24"/>
          <w:szCs w:val="24"/>
        </w:rPr>
        <w:commentReference w:id="96"/>
      </w:r>
      <w:r>
        <w:t>stellt die Lehrperson einen strukturierten Leitfaden zur Analyse solcher Visualisierungen vor, der diese zentralen Interpretationskategorien bündelt. Anschließend arbeiten die Studierenden erneut in ihren Arbeitsgruppen, um die in ihren Arbeitsgruppen erstellten Graphen unter Anwendung des Leitfadens zu interpretieren. Die Ergebnisse dieser Analysen werden abschließend im Plenum präsentiert und gemeinsam diskutiert.</w:t>
      </w:r>
    </w:p>
    <w:p w14:paraId="0116B960" w14:textId="77777777" w:rsidR="00222BD7" w:rsidRDefault="00000000">
      <w:pPr>
        <w:pStyle w:val="berschrift2"/>
      </w:pPr>
      <w:bookmarkStart w:id="97" w:name="X8bb57e508f4009bf738bdeb82fc5c45dfff1787"/>
      <w:bookmarkEnd w:id="91"/>
      <w:r>
        <w:t>Sitzung 14: Reflexion zur computationellen Textanalyse</w:t>
      </w:r>
    </w:p>
    <w:p w14:paraId="5FD241C2" w14:textId="77777777" w:rsidR="00222BD7" w:rsidRDefault="00000000">
      <w:pPr>
        <w:pStyle w:val="FirstParagraph"/>
      </w:pPr>
      <w:commentRangeStart w:id="98"/>
      <w:r>
        <w:t>Für die Vorbereitung auf diese Sitzung wird den Studierenden der Text „Computationelle Textanalysen als fünfdimensionales Problem“ von @gius_computationelle_2019 als Lektüreaufgabe zur Verfügung gestellt. Auch zu diesem Text ist einen Tag vor der Sitzung ein 3-2-1-Lektüreprotokoll bei Moodle hochzuladen</w:t>
      </w:r>
      <w:commentRangeEnd w:id="98"/>
      <w:r w:rsidR="00DD48BB">
        <w:rPr>
          <w:rStyle w:val="Kommentarzeichen"/>
          <w:sz w:val="24"/>
          <w:szCs w:val="24"/>
        </w:rPr>
        <w:commentReference w:id="98"/>
      </w:r>
      <w:r>
        <w:t xml:space="preserve">. Aufbereitet wird der Text in der Sitzung mittels einer Präsentation durch die Lehrperson, wobei eingangs die Frage gestellt wird, warum eine Reflexion über die Komplexität von Forschungsprojekten relevant ist. Die von Gius in ihrem Text erläuterten fünf Komplexitätsdimensionen werden anschließend einzeln und mit Beispielen besprochen. In diesem Zusammenhang erfolgt auch ein Rückbezug auf den </w:t>
      </w:r>
      <w:commentRangeStart w:id="99"/>
      <w:r>
        <w:t>CRETA-Workflow</w:t>
      </w:r>
      <w:commentRangeEnd w:id="99"/>
      <w:r w:rsidR="007C054F">
        <w:rPr>
          <w:rStyle w:val="Kommentarzeichen"/>
          <w:sz w:val="24"/>
          <w:szCs w:val="24"/>
        </w:rPr>
        <w:commentReference w:id="99"/>
      </w:r>
      <w:r>
        <w:t>, der zur Diskussion möglicher Strategien der Qualitätssicherung und Validierung in digitalen Forschungsprozessen dient. Im zweiten Teil der Seminarsitzung arbeiten die Studierenden mit konkreten Forschungsfragen zu Texten von Franz Kafka. Diese sollen sie (1) im Hinblick auf die von Gius beschriebenen Komplexitätsdimensionen kritisch reflektieren und (2) erste Überlegungen zu einem möglichen Analyseansatz formulieren.</w:t>
      </w:r>
    </w:p>
    <w:p w14:paraId="20319DED" w14:textId="77777777" w:rsidR="00222BD7" w:rsidRDefault="00000000">
      <w:pPr>
        <w:pStyle w:val="berschrift2"/>
      </w:pPr>
      <w:bookmarkStart w:id="100" w:name="Xe14a4bedb312ad74015259f7e090bcd5fd81096"/>
      <w:bookmarkEnd w:id="97"/>
      <w:r>
        <w:t>Sitzung 15: Seminarabschluss und Besprechung der Prüfungsleistungen</w:t>
      </w:r>
    </w:p>
    <w:p w14:paraId="2A844200" w14:textId="77777777" w:rsidR="00222BD7" w:rsidRDefault="00000000">
      <w:pPr>
        <w:pStyle w:val="FirstParagraph"/>
      </w:pPr>
      <w:r>
        <w:t xml:space="preserve">Die abschließende Sitzung beginnt mit einer zusammenfassenden, einen Überblick bietenden Präsentation der zentralen Inhalte, Themenfelder und Ergebnisse des Seminars durch die Lehrperson. Im Anschluss erhalten die Studierenden Gelegenheit, differenziertes Feedback zum Seminarverlauf zu geben. Daran anschließend werden die Prüfungsmodalitäten erneut thematisiert. Insbesondere dient dieser Teil der Sitzung dazu, die von den Teilnehmenden entwickelten Ideen für ihre Prüfungsleistungen im </w:t>
      </w:r>
      <w:commentRangeStart w:id="101"/>
      <w:r>
        <w:t xml:space="preserve">Portfolioformat </w:t>
      </w:r>
      <w:commentRangeEnd w:id="101"/>
      <w:r w:rsidR="007C054F">
        <w:rPr>
          <w:rStyle w:val="Kommentarzeichen"/>
          <w:sz w:val="24"/>
          <w:szCs w:val="24"/>
        </w:rPr>
        <w:commentReference w:id="101"/>
      </w:r>
      <w:r>
        <w:t>zu besprechen.</w:t>
      </w:r>
    </w:p>
    <w:p w14:paraId="2EE4B69E" w14:textId="3B2580E0" w:rsidR="00222BD7" w:rsidRDefault="00000000">
      <w:pPr>
        <w:pStyle w:val="berschrift1"/>
      </w:pPr>
      <w:bookmarkStart w:id="102" w:name="reflexion"/>
      <w:bookmarkEnd w:id="41"/>
      <w:bookmarkEnd w:id="100"/>
      <w:r>
        <w:t>5 Reflexion</w:t>
      </w:r>
    </w:p>
    <w:p w14:paraId="1B9A8AA3" w14:textId="77777777" w:rsidR="00287B66" w:rsidRDefault="00000000">
      <w:pPr>
        <w:pStyle w:val="FirstParagraph"/>
        <w:rPr>
          <w:ins w:id="103" w:author="ma91radu" w:date="2026-01-13T13:42:00Z" w16du:dateUtc="2026-01-13T12:42:00Z"/>
        </w:rPr>
      </w:pPr>
      <w:r>
        <w:t xml:space="preserve">In der Gesamtschau hat sich das zugrunde liegende Lehrkonzept der Veranstaltung als tragfähig und effektiv erwiesen, auch wenn nicht alle ursprünglich formulierten Seminarziele in vollem </w:t>
      </w:r>
      <w:commentRangeStart w:id="104"/>
      <w:r>
        <w:t xml:space="preserve">Umfang erreicht werden konnten. </w:t>
      </w:r>
      <w:commentRangeEnd w:id="104"/>
      <w:r w:rsidR="00287B66">
        <w:rPr>
          <w:rStyle w:val="Kommentarzeichen"/>
          <w:sz w:val="24"/>
          <w:szCs w:val="24"/>
        </w:rPr>
        <w:commentReference w:id="104"/>
      </w:r>
      <w:r>
        <w:t xml:space="preserve">Besonders positiv hervorzuheben ist, dass auch im studentischen Feedback deutlich wurde, dass die Teilnehmenden </w:t>
      </w:r>
      <w:r>
        <w:lastRenderedPageBreak/>
        <w:t xml:space="preserve">substanzielle Einblicke in die computationelle, annotationsgestützte Figurenanalyse gewonnen und entsprechende Kompetenzen aufgebaut haben. </w:t>
      </w:r>
      <w:ins w:id="105" w:author="ma91radu" w:date="2026-01-13T13:40:00Z" w16du:dateUtc="2026-01-13T12:40:00Z">
        <w:r w:rsidR="00287B66">
          <w:br/>
        </w:r>
      </w:ins>
      <w:r>
        <w:t xml:space="preserve">Der Aufbau bzw. die Struktur des Seminars erwies sich hingegen als nicht durchgehend zweckmäßig. Im Rückblick wäre eine spätere Platzierung der Präsentationen der Arbeitsgruppe sinnvoll gewesen, gerade angesichts der komplexen ChiA-Annotationsrichtlinien und ihrer arbeitsintensiven Anwendung. Eine Arbeitsgruppen-interne Diskussion über strittige Annotationsentscheidungen war auf Nachfrage in zwei der drei Gruppen aus Zeitgründen nicht möglich. Entsprechend wäre es sinnvoll, die Diskussion von Annotationsentscheidungen in zukünftigen Annotationsseminaren im Rahmen einer Sitzung einzuplanen. </w:t>
      </w:r>
      <w:ins w:id="106" w:author="ma91radu" w:date="2026-01-13T13:40:00Z" w16du:dateUtc="2026-01-13T12:40:00Z">
        <w:r w:rsidR="00287B66">
          <w:br/>
        </w:r>
      </w:ins>
      <w:r>
        <w:t>Schließlich hat die zum Teil schwankende Anwesenheit der Studierenden</w:t>
      </w:r>
      <w:ins w:id="107" w:author="ma91radu" w:date="2026-01-13T13:41:00Z" w16du:dateUtc="2026-01-13T12:41:00Z">
        <w:r w:rsidR="00287B66">
          <w:t xml:space="preserve"> </w:t>
        </w:r>
      </w:ins>
      <w:del w:id="108" w:author="ma91radu" w:date="2026-01-13T13:41:00Z" w16du:dateUtc="2026-01-13T12:41:00Z">
        <w:r w:rsidDel="00287B66">
          <w:delText xml:space="preserve">, die auch in diesem Seminar zu beobachten war, </w:delText>
        </w:r>
      </w:del>
      <w:r>
        <w:t xml:space="preserve">dazu geführt, dass nicht immer auf gemeinsames Vorwissen bzw. vorhergehende Diskussionen aufgebaut werden konnte. Gleichzeitig hat die wöchentliche Abgabe von Leseprotokollen oder Annotationsaufgaben für eine deutlich bessere Kontinuität gesorgt, als sie in vergleichbaren Seminaren zu beobachten ist. </w:t>
      </w:r>
      <w:ins w:id="109" w:author="ma91radu" w:date="2026-01-13T13:41:00Z" w16du:dateUtc="2026-01-13T12:41:00Z">
        <w:r w:rsidR="00287B66">
          <w:br/>
        </w:r>
      </w:ins>
      <w:r>
        <w:t xml:space="preserve">Die anfänglichen Bedenken bei der Konzeption der Lehrveranstaltung hinsichtlich eines möglicherweise zu umfangreichen Seminarkorpus haben sich im Verlauf der Lehrveranstaltung hingegen nicht bestätigt. Vielmehr wurde die intensive Auseinandersetzung mit sechs – teils umfangreicheren – literarischen Texten von Franz Kafka von den Studierenden durchweg als gewinnbringend und produktiv bewertet. </w:t>
      </w:r>
    </w:p>
    <w:p w14:paraId="173EA338" w14:textId="0EDBA720" w:rsidR="00222BD7" w:rsidRDefault="001C6B27">
      <w:pPr>
        <w:pStyle w:val="FirstParagraph"/>
      </w:pPr>
      <w:r>
        <w:t xml:space="preserve">Das entwickelte Seminarkonzept bietet darüber hinaus ein hohes Maß an Nachnutzbarkeit, da seine Struktur und Materialien auf andere Korpora übertragbar sind. Insbesondere die Verbindung von theoretisch-narratologischer Einführung, Annotationstraining und computergestützter Auswertung kann als modellhafte Grundlage für ähnliche Lehrformate dienen. </w:t>
      </w:r>
      <w:r w:rsidR="00000000">
        <w:t>Insgesamt erscheint uns das Seminarkonzept geeignet, um die intensive Auseinandersetzung mit literarischen Texten zu fördern und den Studierenden Einblick</w:t>
      </w:r>
      <w:ins w:id="110" w:author="ma91radu" w:date="2026-01-13T13:42:00Z" w16du:dateUtc="2026-01-13T12:42:00Z">
        <w:r w:rsidR="00287B66">
          <w:t>e</w:t>
        </w:r>
      </w:ins>
      <w:r w:rsidR="00000000">
        <w:t xml:space="preserve"> in die Textannotation sowie deren Visualisierung und Automatisierung zu </w:t>
      </w:r>
      <w:del w:id="111" w:author="ma91radu" w:date="2026-01-13T13:43:00Z" w16du:dateUtc="2026-01-13T12:43:00Z">
        <w:r w:rsidR="00000000" w:rsidDel="00287B66">
          <w:delText xml:space="preserve">geben </w:delText>
        </w:r>
      </w:del>
      <w:ins w:id="112" w:author="ma91radu" w:date="2026-01-13T13:43:00Z" w16du:dateUtc="2026-01-13T12:43:00Z">
        <w:r w:rsidR="00287B66">
          <w:t>ermöglichen</w:t>
        </w:r>
        <w:r w:rsidR="00287B66">
          <w:t xml:space="preserve"> </w:t>
        </w:r>
      </w:ins>
      <w:r w:rsidR="00000000">
        <w:t>und sie zu befähigen, die jeweiligen Verfahren in Bezug auf deren Produktivität für den Umgang mit literarischen Texten zu reflektieren.</w:t>
      </w:r>
      <w:bookmarkEnd w:id="102"/>
    </w:p>
    <w:sectPr w:rsidR="00222BD7">
      <w:pgSz w:w="12240" w:h="15840"/>
      <w:pgMar w:top="1417" w:right="1417" w:bottom="1134" w:left="1417"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ma91radu" w:date="2026-01-12T16:12:00Z" w:initials="m">
    <w:p w14:paraId="61C78276" w14:textId="77777777" w:rsidR="00333216" w:rsidRDefault="00333216" w:rsidP="00333216">
      <w:r>
        <w:rPr>
          <w:rStyle w:val="Kommentarzeichen"/>
        </w:rPr>
        <w:annotationRef/>
      </w:r>
      <w:r>
        <w:rPr>
          <w:sz w:val="20"/>
          <w:szCs w:val="20"/>
        </w:rPr>
        <w:t>Falls vorhanden bitte Seitenzahl(en) ergänzen</w:t>
      </w:r>
    </w:p>
  </w:comment>
  <w:comment w:id="10" w:author="ma91radu" w:date="2026-01-12T16:12:00Z" w:initials="m">
    <w:p w14:paraId="251C4068" w14:textId="77777777" w:rsidR="00333216" w:rsidRDefault="00333216" w:rsidP="00333216">
      <w:r>
        <w:rPr>
          <w:rStyle w:val="Kommentarzeichen"/>
        </w:rPr>
        <w:annotationRef/>
      </w:r>
      <w:r>
        <w:rPr>
          <w:sz w:val="20"/>
          <w:szCs w:val="20"/>
        </w:rPr>
        <w:t>Falls vorhanden bitte Seitenzahl(en) ergänzen</w:t>
      </w:r>
    </w:p>
  </w:comment>
  <w:comment w:id="12" w:author="ma91radu" w:date="2026-01-12T16:15:00Z" w:initials="m">
    <w:p w14:paraId="0E47FACA" w14:textId="77777777" w:rsidR="008A42F6" w:rsidRDefault="008A42F6" w:rsidP="008A42F6">
      <w:r>
        <w:rPr>
          <w:rStyle w:val="Kommentarzeichen"/>
        </w:rPr>
        <w:annotationRef/>
      </w:r>
      <w:r>
        <w:rPr>
          <w:sz w:val="20"/>
          <w:szCs w:val="20"/>
        </w:rPr>
        <w:t>Bitte Referenz hinzufügen</w:t>
      </w:r>
    </w:p>
  </w:comment>
  <w:comment w:id="13" w:author="ma91radu" w:date="2026-01-12T18:06:00Z" w:initials="m">
    <w:p w14:paraId="477BCD5B" w14:textId="77777777" w:rsidR="007C054F" w:rsidRDefault="007C054F" w:rsidP="007C054F">
      <w:r>
        <w:rPr>
          <w:rStyle w:val="Kommentarzeichen"/>
        </w:rPr>
        <w:annotationRef/>
      </w:r>
      <w:r>
        <w:rPr>
          <w:sz w:val="20"/>
          <w:szCs w:val="20"/>
        </w:rPr>
        <w:t>In der Tabelle steht immer online, entsprechend bitte hier oder in der Tabelle anpassen</w:t>
      </w:r>
    </w:p>
  </w:comment>
  <w:comment w:id="18" w:author="ma91radu" w:date="2026-01-12T16:19:00Z" w:initials="m">
    <w:p w14:paraId="4ADDC8AB" w14:textId="77777777" w:rsidR="00411B36" w:rsidRDefault="008A42F6" w:rsidP="00411B36">
      <w:r>
        <w:rPr>
          <w:rStyle w:val="Kommentarzeichen"/>
        </w:rPr>
        <w:annotationRef/>
      </w:r>
      <w:r w:rsidR="00411B36">
        <w:rPr>
          <w:sz w:val="20"/>
          <w:szCs w:val="20"/>
        </w:rPr>
        <w:t>Die folgenden sechs Erzählungen bitte auch durch Citekeys aufführen und Metadaten ggf. entsprechend in bibliography.bib ergänzen</w:t>
      </w:r>
    </w:p>
  </w:comment>
  <w:comment w:id="22" w:author="ma91radu" w:date="2026-01-12T16:44:00Z" w:initials="m">
    <w:p w14:paraId="67E24063" w14:textId="4B0A916B" w:rsidR="00E206A0" w:rsidRDefault="00E206A0" w:rsidP="00E206A0">
      <w:r>
        <w:rPr>
          <w:rStyle w:val="Kommentarzeichen"/>
        </w:rPr>
        <w:annotationRef/>
      </w:r>
      <w:r>
        <w:rPr>
          <w:sz w:val="20"/>
          <w:szCs w:val="20"/>
        </w:rPr>
        <w:t>In jedem Fall kontextualisieren. Liest sich etwas komisch, wenn nur hier ein Plural dargestellt wird. In den Sitzungsbeschreibungen ist immer von Lehrperson im Singular die Rede</w:t>
      </w:r>
    </w:p>
  </w:comment>
  <w:comment w:id="29" w:author="ma91radu" w:date="2026-01-12T16:24:00Z" w:initials="m">
    <w:p w14:paraId="7229F7C6" w14:textId="77777777" w:rsidR="005A6182" w:rsidRDefault="005A6182" w:rsidP="005A6182">
      <w:r>
        <w:rPr>
          <w:rStyle w:val="Kommentarzeichen"/>
        </w:rPr>
        <w:annotationRef/>
      </w:r>
      <w:r>
        <w:rPr>
          <w:sz w:val="20"/>
          <w:szCs w:val="20"/>
        </w:rPr>
        <w:t>Bitte Referenz hinzufügen</w:t>
      </w:r>
    </w:p>
  </w:comment>
  <w:comment w:id="31" w:author="ma91radu" w:date="2026-01-12T16:24:00Z" w:initials="m">
    <w:p w14:paraId="65D2C439" w14:textId="77777777" w:rsidR="005A6182" w:rsidRDefault="005A6182" w:rsidP="005A6182">
      <w:r>
        <w:rPr>
          <w:rStyle w:val="Kommentarzeichen"/>
        </w:rPr>
        <w:annotationRef/>
      </w:r>
      <w:r>
        <w:rPr>
          <w:sz w:val="20"/>
          <w:szCs w:val="20"/>
        </w:rPr>
        <w:t>Bitte Referenz hinzufügen</w:t>
      </w:r>
    </w:p>
  </w:comment>
  <w:comment w:id="32" w:author="ma91radu" w:date="2026-01-12T16:25:00Z" w:initials="m">
    <w:p w14:paraId="77724793" w14:textId="77777777" w:rsidR="005A6182" w:rsidRDefault="005A6182" w:rsidP="005A6182">
      <w:r>
        <w:rPr>
          <w:rStyle w:val="Kommentarzeichen"/>
        </w:rPr>
        <w:annotationRef/>
      </w:r>
      <w:r>
        <w:rPr>
          <w:sz w:val="20"/>
          <w:szCs w:val="20"/>
        </w:rPr>
        <w:t>Bitte Referenz hinzufügen</w:t>
      </w:r>
    </w:p>
  </w:comment>
  <w:comment w:id="40" w:author="ma91radu" w:date="2026-01-13T13:48:00Z" w:initials="m">
    <w:p w14:paraId="386BC1BC" w14:textId="77777777" w:rsidR="00411B36" w:rsidRDefault="00411B36" w:rsidP="00411B36">
      <w:r>
        <w:rPr>
          <w:rStyle w:val="Kommentarzeichen"/>
        </w:rPr>
        <w:annotationRef/>
      </w:r>
      <w:r>
        <w:rPr>
          <w:sz w:val="20"/>
          <w:szCs w:val="20"/>
        </w:rPr>
        <w:t>Bitte im folgenden Teil entsprechende Literaturverweise hinzufügen</w:t>
      </w:r>
    </w:p>
  </w:comment>
  <w:comment w:id="43" w:author="ma91radu" w:date="2026-01-12T16:31:00Z" w:initials="m">
    <w:p w14:paraId="25CCED0E" w14:textId="77777777" w:rsidR="00BB0021" w:rsidRDefault="00BB0021" w:rsidP="00BB0021">
      <w:r>
        <w:rPr>
          <w:rStyle w:val="Kommentarzeichen"/>
        </w:rPr>
        <w:annotationRef/>
      </w:r>
      <w:r>
        <w:rPr>
          <w:sz w:val="20"/>
          <w:szCs w:val="20"/>
        </w:rPr>
        <w:t>Bitte Literaturverweise hinzufügen</w:t>
      </w:r>
    </w:p>
  </w:comment>
  <w:comment w:id="44" w:author="ma91radu" w:date="2026-01-12T16:32:00Z" w:initials="m">
    <w:p w14:paraId="6A75E998" w14:textId="77777777" w:rsidR="00BB0021" w:rsidRDefault="00BB0021" w:rsidP="00BB0021">
      <w:r>
        <w:rPr>
          <w:rStyle w:val="Kommentarzeichen"/>
        </w:rPr>
        <w:annotationRef/>
      </w:r>
      <w:r>
        <w:rPr>
          <w:sz w:val="20"/>
          <w:szCs w:val="20"/>
        </w:rPr>
        <w:t>Bitte auch hier nochmal Referenz ergänzen</w:t>
      </w:r>
    </w:p>
  </w:comment>
  <w:comment w:id="46" w:author="ma91radu" w:date="2026-01-12T16:33:00Z" w:initials="m">
    <w:p w14:paraId="01A3F0B1" w14:textId="77777777" w:rsidR="00BB0021" w:rsidRDefault="00BB0021" w:rsidP="00BB0021">
      <w:r>
        <w:rPr>
          <w:rStyle w:val="Kommentarzeichen"/>
        </w:rPr>
        <w:annotationRef/>
      </w:r>
      <w:r>
        <w:rPr>
          <w:sz w:val="20"/>
          <w:szCs w:val="20"/>
        </w:rPr>
        <w:t>Das bitte als Arbeitsauftrag in Sitzung 1 formulieren und dann hier entsprechend Informationen kürzen.</w:t>
      </w:r>
    </w:p>
  </w:comment>
  <w:comment w:id="47" w:author="ma91radu" w:date="2026-01-12T16:40:00Z" w:initials="m">
    <w:p w14:paraId="5A6BD475" w14:textId="77777777" w:rsidR="003D6CE1" w:rsidRDefault="009F7898" w:rsidP="003D6CE1">
      <w:r>
        <w:rPr>
          <w:rStyle w:val="Kommentarzeichen"/>
        </w:rPr>
        <w:annotationRef/>
      </w:r>
      <w:r w:rsidR="003D6CE1">
        <w:rPr>
          <w:sz w:val="20"/>
          <w:szCs w:val="20"/>
        </w:rPr>
        <w:t>Außerdem bitte hier den entsprechenden Citekey für Hansen ergänzen</w:t>
      </w:r>
    </w:p>
  </w:comment>
  <w:comment w:id="50" w:author="ma91radu" w:date="2026-01-12T16:56:00Z" w:initials="m">
    <w:p w14:paraId="12B8D715" w14:textId="77777777" w:rsidR="00FB42E0" w:rsidRDefault="00FB42E0" w:rsidP="00FB42E0">
      <w:r>
        <w:rPr>
          <w:rStyle w:val="Kommentarzeichen"/>
        </w:rPr>
        <w:annotationRef/>
      </w:r>
      <w:r>
        <w:rPr>
          <w:sz w:val="20"/>
          <w:szCs w:val="20"/>
        </w:rPr>
        <w:t>Bitte prüfen, ob das die richtige Referenz ist und ggf. anpassen</w:t>
      </w:r>
    </w:p>
  </w:comment>
  <w:comment w:id="51" w:author="ma91radu" w:date="2026-01-12T16:54:00Z" w:initials="m">
    <w:p w14:paraId="4082D25B" w14:textId="77777777" w:rsidR="003D6CE1" w:rsidRDefault="003D6CE1" w:rsidP="003D6CE1">
      <w:r>
        <w:rPr>
          <w:rStyle w:val="Kommentarzeichen"/>
        </w:rPr>
        <w:annotationRef/>
      </w:r>
      <w:r>
        <w:rPr>
          <w:sz w:val="20"/>
          <w:szCs w:val="20"/>
        </w:rPr>
        <w:t>Bitte prüfen, ob das die richtige Referenz ist und ggf. anpassen</w:t>
      </w:r>
    </w:p>
  </w:comment>
  <w:comment w:id="54" w:author="ma91radu" w:date="2026-01-12T16:45:00Z" w:initials="m">
    <w:p w14:paraId="0DF4C277" w14:textId="77777777" w:rsidR="008579E1" w:rsidRDefault="008579E1" w:rsidP="008579E1">
      <w:r>
        <w:rPr>
          <w:rStyle w:val="Kommentarzeichen"/>
        </w:rPr>
        <w:annotationRef/>
      </w:r>
      <w:r>
        <w:rPr>
          <w:sz w:val="20"/>
          <w:szCs w:val="20"/>
        </w:rPr>
        <w:t>"Annotationstool" wenn hier CATMA gemeint ist</w:t>
      </w:r>
    </w:p>
  </w:comment>
  <w:comment w:id="58" w:author="ma91radu" w:date="2026-01-12T17:01:00Z" w:initials="m">
    <w:p w14:paraId="02B19D6E" w14:textId="77777777" w:rsidR="00FB42E0" w:rsidRDefault="00FB42E0" w:rsidP="00FB42E0">
      <w:r>
        <w:rPr>
          <w:rStyle w:val="Kommentarzeichen"/>
        </w:rPr>
        <w:annotationRef/>
      </w:r>
      <w:r>
        <w:rPr>
          <w:sz w:val="20"/>
          <w:szCs w:val="20"/>
        </w:rPr>
        <w:t>Bitte als Arbeitsauftrag in Sitzung 2 formulieren</w:t>
      </w:r>
    </w:p>
  </w:comment>
  <w:comment w:id="61" w:author="ma91radu" w:date="2026-01-12T17:06:00Z" w:initials="m">
    <w:p w14:paraId="39EE4BF7" w14:textId="77777777" w:rsidR="00F66063" w:rsidRDefault="00F66063" w:rsidP="00F66063">
      <w:r>
        <w:rPr>
          <w:rStyle w:val="Kommentarzeichen"/>
        </w:rPr>
        <w:annotationRef/>
      </w:r>
      <w:r>
        <w:rPr>
          <w:sz w:val="20"/>
          <w:szCs w:val="20"/>
        </w:rPr>
        <w:t>ggf. Tagseterstellung in die Tabelle Spalte "Lehrvorbereitung" hinzufügen</w:t>
      </w:r>
    </w:p>
  </w:comment>
  <w:comment w:id="62" w:author="ma91radu" w:date="2026-01-12T18:14:00Z" w:initials="m">
    <w:p w14:paraId="590D3ACF" w14:textId="77777777" w:rsidR="003C366E" w:rsidRDefault="003C366E" w:rsidP="003C366E">
      <w:r>
        <w:rPr>
          <w:rStyle w:val="Kommentarzeichen"/>
        </w:rPr>
        <w:annotationRef/>
      </w:r>
      <w:r>
        <w:rPr>
          <w:sz w:val="20"/>
          <w:szCs w:val="20"/>
        </w:rPr>
        <w:t>Aus den folgenden Sitzungsbeschreibungen ergibt sich, dass es 3 Arbeitsgruppen zu je einem Werk gibt. Bitte an dieser Stelle darauf eingehen.</w:t>
      </w:r>
    </w:p>
  </w:comment>
  <w:comment w:id="64" w:author="ma91radu" w:date="2026-01-12T17:14:00Z" w:initials="m">
    <w:p w14:paraId="648A3A38" w14:textId="77777777" w:rsidR="00B650F1" w:rsidRDefault="00B650F1" w:rsidP="00B650F1">
      <w:r>
        <w:rPr>
          <w:rStyle w:val="Kommentarzeichen"/>
        </w:rPr>
        <w:annotationRef/>
      </w:r>
      <w:r>
        <w:rPr>
          <w:sz w:val="20"/>
          <w:szCs w:val="20"/>
        </w:rPr>
        <w:t>Bitte Referenz hier und in der Tabelle hinzufügen</w:t>
      </w:r>
    </w:p>
  </w:comment>
  <w:comment w:id="67" w:author="ma91radu" w:date="2026-01-12T17:11:00Z" w:initials="m">
    <w:p w14:paraId="3AF037CC" w14:textId="77777777" w:rsidR="00F66063" w:rsidRDefault="00F66063" w:rsidP="00F66063">
      <w:r>
        <w:rPr>
          <w:rStyle w:val="Kommentarzeichen"/>
        </w:rPr>
        <w:annotationRef/>
      </w:r>
      <w:r>
        <w:rPr>
          <w:sz w:val="20"/>
          <w:szCs w:val="20"/>
        </w:rPr>
        <w:t>Kontextualisieren? An dieser Stelle ist mir nicht ganz klar, ob sie schon an eigenen Projekt arbeiten (und wenn ja, welche Vorgaben es dafür gab) oder, ob sie weiterhin mit der Annotation des Hungerkünstlers-Textes beschäftigt sind und wenn ja, ob sie immernoch das provisorische Tagset nutzen. Oder analyiseren sie schon?</w:t>
      </w:r>
    </w:p>
  </w:comment>
  <w:comment w:id="70" w:author="ma91radu" w:date="2026-01-12T17:16:00Z" w:initials="m">
    <w:p w14:paraId="6045F684" w14:textId="77777777" w:rsidR="0015142B" w:rsidRDefault="0015142B" w:rsidP="0015142B">
      <w:r>
        <w:rPr>
          <w:rStyle w:val="Kommentarzeichen"/>
        </w:rPr>
        <w:annotationRef/>
      </w:r>
      <w:r>
        <w:rPr>
          <w:sz w:val="20"/>
          <w:szCs w:val="20"/>
        </w:rPr>
        <w:t>Bitte als Arbeitsauftrag in Sitzung  4 formulieren und hier ggf. streichen oder kürzen</w:t>
      </w:r>
    </w:p>
  </w:comment>
  <w:comment w:id="77" w:author="ma91radu" w:date="2026-01-12T17:22:00Z" w:initials="m">
    <w:p w14:paraId="38A173BB" w14:textId="77777777" w:rsidR="002F2814" w:rsidRDefault="002F2814" w:rsidP="002F2814">
      <w:r>
        <w:rPr>
          <w:rStyle w:val="Kommentarzeichen"/>
        </w:rPr>
        <w:annotationRef/>
      </w:r>
      <w:r>
        <w:rPr>
          <w:sz w:val="20"/>
          <w:szCs w:val="20"/>
        </w:rPr>
        <w:t>s.o. (Arbeitsauftrag in Sitzung 5 formulieren)</w:t>
      </w:r>
    </w:p>
  </w:comment>
  <w:comment w:id="79" w:author="ma91radu" w:date="2026-01-12T17:30:00Z" w:initials="m">
    <w:p w14:paraId="0FBECAC9" w14:textId="77777777" w:rsidR="00E66035" w:rsidRDefault="00E66035" w:rsidP="00E66035">
      <w:r>
        <w:rPr>
          <w:rStyle w:val="Kommentarzeichen"/>
        </w:rPr>
        <w:annotationRef/>
      </w:r>
      <w:r>
        <w:rPr>
          <w:sz w:val="20"/>
          <w:szCs w:val="20"/>
        </w:rPr>
        <w:t>Bitte als Arbeitsauftrag in Sitzung 6</w:t>
      </w:r>
    </w:p>
  </w:comment>
  <w:comment w:id="84" w:author="ma91radu" w:date="2026-01-12T17:37:00Z" w:initials="m">
    <w:p w14:paraId="3911F32D" w14:textId="77777777" w:rsidR="00334DC1" w:rsidRDefault="00334DC1" w:rsidP="00334DC1">
      <w:r>
        <w:rPr>
          <w:rStyle w:val="Kommentarzeichen"/>
        </w:rPr>
        <w:annotationRef/>
      </w:r>
      <w:r>
        <w:rPr>
          <w:sz w:val="20"/>
          <w:szCs w:val="20"/>
        </w:rPr>
        <w:t>Bitte in Sitzung X bei der Arbeitsgruppenerstellung nennen, dass diese basierend auf den Texten unterteilt werden und das es entsprechend "nur" drei Gruppen gibt.</w:t>
      </w:r>
    </w:p>
  </w:comment>
  <w:comment w:id="87" w:author="ma91radu" w:date="2026-01-12T17:51:00Z" w:initials="m">
    <w:p w14:paraId="0C8107C8" w14:textId="77777777" w:rsidR="00AF1170" w:rsidRDefault="00AF1170" w:rsidP="00AF1170">
      <w:r>
        <w:rPr>
          <w:rStyle w:val="Kommentarzeichen"/>
        </w:rPr>
        <w:annotationRef/>
      </w:r>
      <w:r>
        <w:rPr>
          <w:sz w:val="20"/>
          <w:szCs w:val="20"/>
        </w:rPr>
        <w:t>Trainieren des Classifiers bitte auch wo passend in die Tabelle Spalte "Lehrvorbereitung" einfügen</w:t>
      </w:r>
    </w:p>
  </w:comment>
  <w:comment w:id="93" w:author="ma91radu" w:date="2026-01-12T17:52:00Z" w:initials="m">
    <w:p w14:paraId="45B3274B" w14:textId="77777777" w:rsidR="00AF1170" w:rsidRDefault="00AF1170" w:rsidP="00AF1170">
      <w:r>
        <w:rPr>
          <w:rStyle w:val="Kommentarzeichen"/>
        </w:rPr>
        <w:annotationRef/>
      </w:r>
      <w:r>
        <w:rPr>
          <w:sz w:val="20"/>
          <w:szCs w:val="20"/>
        </w:rPr>
        <w:t>Referenzen?</w:t>
      </w:r>
    </w:p>
  </w:comment>
  <w:comment w:id="96" w:author="ma91radu" w:date="2026-01-12T18:00:00Z" w:initials="m">
    <w:p w14:paraId="6AD8302B" w14:textId="77777777" w:rsidR="00DD48BB" w:rsidRDefault="00DD48BB" w:rsidP="00DD48BB">
      <w:r>
        <w:rPr>
          <w:rStyle w:val="Kommentarzeichen"/>
        </w:rPr>
        <w:annotationRef/>
      </w:r>
      <w:r>
        <w:rPr>
          <w:sz w:val="20"/>
          <w:szCs w:val="20"/>
        </w:rPr>
        <w:t>Ist damit ein Inputvortrag gemeint? Bitte explizieren</w:t>
      </w:r>
    </w:p>
  </w:comment>
  <w:comment w:id="98" w:author="ma91radu" w:date="2026-01-12T18:02:00Z" w:initials="m">
    <w:p w14:paraId="14F3D21C" w14:textId="77777777" w:rsidR="00DD48BB" w:rsidRDefault="00DD48BB" w:rsidP="00DD48BB">
      <w:r>
        <w:rPr>
          <w:rStyle w:val="Kommentarzeichen"/>
        </w:rPr>
        <w:annotationRef/>
      </w:r>
      <w:r>
        <w:rPr>
          <w:sz w:val="20"/>
          <w:szCs w:val="20"/>
        </w:rPr>
        <w:t>Bitte als Arbeitsauftrag in vorherige Sitzung packen</w:t>
      </w:r>
    </w:p>
  </w:comment>
  <w:comment w:id="99" w:author="ma91radu" w:date="2026-01-12T18:07:00Z" w:initials="m">
    <w:p w14:paraId="4ED18E82" w14:textId="77777777" w:rsidR="007C054F" w:rsidRDefault="007C054F" w:rsidP="007C054F">
      <w:r>
        <w:rPr>
          <w:rStyle w:val="Kommentarzeichen"/>
        </w:rPr>
        <w:annotationRef/>
      </w:r>
      <w:r>
        <w:rPr>
          <w:sz w:val="20"/>
          <w:szCs w:val="20"/>
        </w:rPr>
        <w:t>Bitte auch hier referenzieren</w:t>
      </w:r>
    </w:p>
  </w:comment>
  <w:comment w:id="101" w:author="ma91radu" w:date="2026-01-12T18:11:00Z" w:initials="m">
    <w:p w14:paraId="085C6521" w14:textId="77777777" w:rsidR="007C054F" w:rsidRDefault="007C054F" w:rsidP="007C054F">
      <w:r>
        <w:rPr>
          <w:rStyle w:val="Kommentarzeichen"/>
        </w:rPr>
        <w:annotationRef/>
      </w:r>
      <w:r>
        <w:rPr>
          <w:sz w:val="20"/>
          <w:szCs w:val="20"/>
        </w:rPr>
        <w:t>Gerne erläutern. Ich verstehe/weiß nicht, was damit gemeint ist</w:t>
      </w:r>
    </w:p>
  </w:comment>
  <w:comment w:id="104" w:author="ma91radu" w:date="2026-01-13T13:37:00Z" w:initials="m">
    <w:p w14:paraId="4DA37F43" w14:textId="77777777" w:rsidR="00287B66" w:rsidRDefault="00287B66" w:rsidP="00287B66">
      <w:r>
        <w:rPr>
          <w:rStyle w:val="Kommentarzeichen"/>
        </w:rPr>
        <w:annotationRef/>
      </w:r>
      <w:r>
        <w:rPr>
          <w:sz w:val="20"/>
          <w:szCs w:val="20"/>
        </w:rPr>
        <w:t>Explizieren: Welche konnten nicht in vollem Umfang erreicht werden und wieso?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C78276" w15:done="0"/>
  <w15:commentEx w15:paraId="251C4068" w15:done="0"/>
  <w15:commentEx w15:paraId="0E47FACA" w15:done="0"/>
  <w15:commentEx w15:paraId="477BCD5B" w15:done="0"/>
  <w15:commentEx w15:paraId="4ADDC8AB" w15:done="0"/>
  <w15:commentEx w15:paraId="67E24063" w15:done="0"/>
  <w15:commentEx w15:paraId="7229F7C6" w15:done="0"/>
  <w15:commentEx w15:paraId="65D2C439" w15:done="0"/>
  <w15:commentEx w15:paraId="77724793" w15:done="0"/>
  <w15:commentEx w15:paraId="386BC1BC" w15:done="0"/>
  <w15:commentEx w15:paraId="25CCED0E" w15:done="0"/>
  <w15:commentEx w15:paraId="6A75E998" w15:done="0"/>
  <w15:commentEx w15:paraId="01A3F0B1" w15:done="0"/>
  <w15:commentEx w15:paraId="5A6BD475" w15:paraIdParent="01A3F0B1" w15:done="0"/>
  <w15:commentEx w15:paraId="12B8D715" w15:done="0"/>
  <w15:commentEx w15:paraId="4082D25B" w15:done="0"/>
  <w15:commentEx w15:paraId="0DF4C277" w15:done="0"/>
  <w15:commentEx w15:paraId="02B19D6E" w15:done="0"/>
  <w15:commentEx w15:paraId="39EE4BF7" w15:done="0"/>
  <w15:commentEx w15:paraId="590D3ACF" w15:done="0"/>
  <w15:commentEx w15:paraId="648A3A38" w15:done="0"/>
  <w15:commentEx w15:paraId="3AF037CC" w15:done="0"/>
  <w15:commentEx w15:paraId="6045F684" w15:done="0"/>
  <w15:commentEx w15:paraId="38A173BB" w15:done="0"/>
  <w15:commentEx w15:paraId="0FBECAC9" w15:done="0"/>
  <w15:commentEx w15:paraId="3911F32D" w15:done="0"/>
  <w15:commentEx w15:paraId="0C8107C8" w15:done="0"/>
  <w15:commentEx w15:paraId="45B3274B" w15:done="0"/>
  <w15:commentEx w15:paraId="6AD8302B" w15:done="0"/>
  <w15:commentEx w15:paraId="14F3D21C" w15:done="0"/>
  <w15:commentEx w15:paraId="4ED18E82" w15:done="0"/>
  <w15:commentEx w15:paraId="085C6521" w15:done="0"/>
  <w15:commentEx w15:paraId="4DA37F4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50BBCE" w16cex:dateUtc="2026-01-12T15:12:00Z"/>
  <w16cex:commentExtensible w16cex:durableId="656472B0" w16cex:dateUtc="2026-01-12T15:12:00Z"/>
  <w16cex:commentExtensible w16cex:durableId="086DCAF4" w16cex:dateUtc="2026-01-12T15:15:00Z"/>
  <w16cex:commentExtensible w16cex:durableId="45B1DCAD" w16cex:dateUtc="2026-01-12T17:06:00Z"/>
  <w16cex:commentExtensible w16cex:durableId="7C070390" w16cex:dateUtc="2026-01-12T15:19:00Z"/>
  <w16cex:commentExtensible w16cex:durableId="67A58477" w16cex:dateUtc="2026-01-12T15:44:00Z"/>
  <w16cex:commentExtensible w16cex:durableId="037CA9E9" w16cex:dateUtc="2026-01-12T15:24:00Z"/>
  <w16cex:commentExtensible w16cex:durableId="2C0E71D8" w16cex:dateUtc="2026-01-12T15:24:00Z"/>
  <w16cex:commentExtensible w16cex:durableId="337199FB" w16cex:dateUtc="2026-01-12T15:25:00Z"/>
  <w16cex:commentExtensible w16cex:durableId="7AB8AAA4" w16cex:dateUtc="2026-01-13T12:48:00Z"/>
  <w16cex:commentExtensible w16cex:durableId="2F0687C1" w16cex:dateUtc="2026-01-12T15:31:00Z"/>
  <w16cex:commentExtensible w16cex:durableId="0ED67153" w16cex:dateUtc="2026-01-12T15:32:00Z"/>
  <w16cex:commentExtensible w16cex:durableId="236AF8E9" w16cex:dateUtc="2026-01-12T15:33:00Z"/>
  <w16cex:commentExtensible w16cex:durableId="23C67CCB" w16cex:dateUtc="2026-01-12T15:40:00Z"/>
  <w16cex:commentExtensible w16cex:durableId="2B773709" w16cex:dateUtc="2026-01-12T15:56:00Z"/>
  <w16cex:commentExtensible w16cex:durableId="23A12721" w16cex:dateUtc="2026-01-12T15:54:00Z"/>
  <w16cex:commentExtensible w16cex:durableId="7D8C3CBE" w16cex:dateUtc="2026-01-12T15:45:00Z"/>
  <w16cex:commentExtensible w16cex:durableId="7916D5AF" w16cex:dateUtc="2026-01-12T16:01:00Z"/>
  <w16cex:commentExtensible w16cex:durableId="6A19D8B5" w16cex:dateUtc="2026-01-12T16:06:00Z"/>
  <w16cex:commentExtensible w16cex:durableId="1E3E35C1" w16cex:dateUtc="2026-01-12T17:14:00Z"/>
  <w16cex:commentExtensible w16cex:durableId="642B2CB8" w16cex:dateUtc="2026-01-12T16:14:00Z"/>
  <w16cex:commentExtensible w16cex:durableId="659C5A8B" w16cex:dateUtc="2026-01-12T16:11:00Z"/>
  <w16cex:commentExtensible w16cex:durableId="1C33D6E2" w16cex:dateUtc="2026-01-12T16:16:00Z"/>
  <w16cex:commentExtensible w16cex:durableId="1A9561F7" w16cex:dateUtc="2026-01-12T16:22:00Z"/>
  <w16cex:commentExtensible w16cex:durableId="5292887C" w16cex:dateUtc="2026-01-12T16:30:00Z"/>
  <w16cex:commentExtensible w16cex:durableId="0B50B8ED" w16cex:dateUtc="2026-01-12T16:37:00Z"/>
  <w16cex:commentExtensible w16cex:durableId="3EB7E572" w16cex:dateUtc="2026-01-12T16:51:00Z"/>
  <w16cex:commentExtensible w16cex:durableId="1996AF9D" w16cex:dateUtc="2026-01-12T16:52:00Z"/>
  <w16cex:commentExtensible w16cex:durableId="4C2F702C" w16cex:dateUtc="2026-01-12T17:00:00Z"/>
  <w16cex:commentExtensible w16cex:durableId="054310E5" w16cex:dateUtc="2026-01-12T17:02:00Z"/>
  <w16cex:commentExtensible w16cex:durableId="7FE7CFF6" w16cex:dateUtc="2026-01-12T17:07:00Z"/>
  <w16cex:commentExtensible w16cex:durableId="33B4D7CE" w16cex:dateUtc="2026-01-12T17:11:00Z"/>
  <w16cex:commentExtensible w16cex:durableId="34140AF4" w16cex:dateUtc="2026-01-13T12: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C78276" w16cid:durableId="0D50BBCE"/>
  <w16cid:commentId w16cid:paraId="251C4068" w16cid:durableId="656472B0"/>
  <w16cid:commentId w16cid:paraId="0E47FACA" w16cid:durableId="086DCAF4"/>
  <w16cid:commentId w16cid:paraId="477BCD5B" w16cid:durableId="45B1DCAD"/>
  <w16cid:commentId w16cid:paraId="4ADDC8AB" w16cid:durableId="7C070390"/>
  <w16cid:commentId w16cid:paraId="67E24063" w16cid:durableId="67A58477"/>
  <w16cid:commentId w16cid:paraId="7229F7C6" w16cid:durableId="037CA9E9"/>
  <w16cid:commentId w16cid:paraId="65D2C439" w16cid:durableId="2C0E71D8"/>
  <w16cid:commentId w16cid:paraId="77724793" w16cid:durableId="337199FB"/>
  <w16cid:commentId w16cid:paraId="386BC1BC" w16cid:durableId="7AB8AAA4"/>
  <w16cid:commentId w16cid:paraId="25CCED0E" w16cid:durableId="2F0687C1"/>
  <w16cid:commentId w16cid:paraId="6A75E998" w16cid:durableId="0ED67153"/>
  <w16cid:commentId w16cid:paraId="01A3F0B1" w16cid:durableId="236AF8E9"/>
  <w16cid:commentId w16cid:paraId="5A6BD475" w16cid:durableId="23C67CCB"/>
  <w16cid:commentId w16cid:paraId="12B8D715" w16cid:durableId="2B773709"/>
  <w16cid:commentId w16cid:paraId="4082D25B" w16cid:durableId="23A12721"/>
  <w16cid:commentId w16cid:paraId="0DF4C277" w16cid:durableId="7D8C3CBE"/>
  <w16cid:commentId w16cid:paraId="02B19D6E" w16cid:durableId="7916D5AF"/>
  <w16cid:commentId w16cid:paraId="39EE4BF7" w16cid:durableId="6A19D8B5"/>
  <w16cid:commentId w16cid:paraId="590D3ACF" w16cid:durableId="1E3E35C1"/>
  <w16cid:commentId w16cid:paraId="648A3A38" w16cid:durableId="642B2CB8"/>
  <w16cid:commentId w16cid:paraId="3AF037CC" w16cid:durableId="659C5A8B"/>
  <w16cid:commentId w16cid:paraId="6045F684" w16cid:durableId="1C33D6E2"/>
  <w16cid:commentId w16cid:paraId="38A173BB" w16cid:durableId="1A9561F7"/>
  <w16cid:commentId w16cid:paraId="0FBECAC9" w16cid:durableId="5292887C"/>
  <w16cid:commentId w16cid:paraId="3911F32D" w16cid:durableId="0B50B8ED"/>
  <w16cid:commentId w16cid:paraId="0C8107C8" w16cid:durableId="3EB7E572"/>
  <w16cid:commentId w16cid:paraId="45B3274B" w16cid:durableId="1996AF9D"/>
  <w16cid:commentId w16cid:paraId="6AD8302B" w16cid:durableId="4C2F702C"/>
  <w16cid:commentId w16cid:paraId="14F3D21C" w16cid:durableId="054310E5"/>
  <w16cid:commentId w16cid:paraId="4ED18E82" w16cid:durableId="7FE7CFF6"/>
  <w16cid:commentId w16cid:paraId="085C6521" w16cid:durableId="33B4D7CE"/>
  <w16cid:commentId w16cid:paraId="4DA37F43" w16cid:durableId="34140AF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304C0E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5CBC22D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661474767">
    <w:abstractNumId w:val="0"/>
  </w:num>
  <w:num w:numId="2" w16cid:durableId="9323177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91radu">
    <w15:presenceInfo w15:providerId="AD" w15:userId="S::ma91radu@tu-darmstadt.de::c166881e-a07a-4c30-9a6c-2b46bbfa74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BD7"/>
    <w:rsid w:val="00106315"/>
    <w:rsid w:val="0015142B"/>
    <w:rsid w:val="001C6B27"/>
    <w:rsid w:val="00203750"/>
    <w:rsid w:val="00211ABF"/>
    <w:rsid w:val="00222BD7"/>
    <w:rsid w:val="00282468"/>
    <w:rsid w:val="00287B66"/>
    <w:rsid w:val="002F2814"/>
    <w:rsid w:val="00323D0E"/>
    <w:rsid w:val="00333216"/>
    <w:rsid w:val="00334DC1"/>
    <w:rsid w:val="003C366E"/>
    <w:rsid w:val="003D6CE1"/>
    <w:rsid w:val="003F1F48"/>
    <w:rsid w:val="00411B36"/>
    <w:rsid w:val="004C2A49"/>
    <w:rsid w:val="004D10E7"/>
    <w:rsid w:val="00592673"/>
    <w:rsid w:val="005A6182"/>
    <w:rsid w:val="005C258E"/>
    <w:rsid w:val="007C054F"/>
    <w:rsid w:val="008579E1"/>
    <w:rsid w:val="008A42F6"/>
    <w:rsid w:val="008F40D4"/>
    <w:rsid w:val="009442A7"/>
    <w:rsid w:val="00945E4C"/>
    <w:rsid w:val="009B4060"/>
    <w:rsid w:val="009F7898"/>
    <w:rsid w:val="00A744B8"/>
    <w:rsid w:val="00A75D01"/>
    <w:rsid w:val="00A83B0F"/>
    <w:rsid w:val="00AA007E"/>
    <w:rsid w:val="00AC5423"/>
    <w:rsid w:val="00AD1662"/>
    <w:rsid w:val="00AF1170"/>
    <w:rsid w:val="00B357AB"/>
    <w:rsid w:val="00B650F1"/>
    <w:rsid w:val="00BB0021"/>
    <w:rsid w:val="00CC6087"/>
    <w:rsid w:val="00D840EA"/>
    <w:rsid w:val="00DD48BB"/>
    <w:rsid w:val="00E206A0"/>
    <w:rsid w:val="00E600A8"/>
    <w:rsid w:val="00E66035"/>
    <w:rsid w:val="00F15E18"/>
    <w:rsid w:val="00F4095D"/>
    <w:rsid w:val="00F66063"/>
    <w:rsid w:val="00FB42E0"/>
    <w:rsid w:val="00FF2F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1E098A"/>
  <w15:docId w15:val="{E574B154-97B4-6649-A806-82D2FC790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erschrift2">
    <w:name w:val="heading 2"/>
    <w:basedOn w:val="Standard"/>
    <w:next w:val="Textkrpe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erschrift3">
    <w:name w:val="heading 3"/>
    <w:basedOn w:val="Standard"/>
    <w:next w:val="Textkrpe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Textkrpe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erschrift5">
    <w:name w:val="heading 5"/>
    <w:basedOn w:val="Standard"/>
    <w:next w:val="Textkrpe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tertitel">
    <w:name w:val="Subtitle"/>
    <w:basedOn w:val="Titel"/>
    <w:next w:val="Textkrper"/>
    <w:qFormat/>
    <w:pPr>
      <w:spacing w:before="240"/>
    </w:pPr>
    <w:rPr>
      <w:sz w:val="30"/>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Title">
    <w:name w:val="Abstract Title"/>
    <w:basedOn w:val="Standard"/>
    <w:next w:val="Abstract"/>
    <w:qFormat/>
    <w:pPr>
      <w:keepNext/>
      <w:keepLines/>
      <w:spacing w:before="300" w:after="0"/>
      <w:jc w:val="center"/>
    </w:pPr>
    <w:rPr>
      <w:b/>
      <w:color w:val="345A8A"/>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BesuchterLink">
    <w:name w:val="FollowedHyperlink"/>
    <w:basedOn w:val="Absatz-Standardschriftart"/>
    <w:rsid w:val="00E600A8"/>
    <w:rPr>
      <w:color w:val="800080" w:themeColor="followedHyperlink"/>
      <w:u w:val="single"/>
    </w:rPr>
  </w:style>
  <w:style w:type="paragraph" w:styleId="berarbeitung">
    <w:name w:val="Revision"/>
    <w:hidden/>
    <w:rsid w:val="00333216"/>
    <w:pPr>
      <w:spacing w:after="0"/>
    </w:pPr>
  </w:style>
  <w:style w:type="character" w:styleId="Kommentarzeichen">
    <w:name w:val="annotation reference"/>
    <w:basedOn w:val="Absatz-Standardschriftart"/>
    <w:rsid w:val="00333216"/>
    <w:rPr>
      <w:sz w:val="16"/>
      <w:szCs w:val="16"/>
    </w:rPr>
  </w:style>
  <w:style w:type="paragraph" w:styleId="Kommentartext">
    <w:name w:val="annotation text"/>
    <w:basedOn w:val="Standard"/>
    <w:link w:val="KommentartextZchn"/>
    <w:rsid w:val="00333216"/>
    <w:rPr>
      <w:sz w:val="20"/>
      <w:szCs w:val="20"/>
    </w:rPr>
  </w:style>
  <w:style w:type="character" w:customStyle="1" w:styleId="KommentartextZchn">
    <w:name w:val="Kommentartext Zchn"/>
    <w:basedOn w:val="Absatz-Standardschriftart"/>
    <w:link w:val="Kommentartext"/>
    <w:rsid w:val="00333216"/>
    <w:rPr>
      <w:sz w:val="20"/>
      <w:szCs w:val="20"/>
    </w:rPr>
  </w:style>
  <w:style w:type="paragraph" w:styleId="Kommentarthema">
    <w:name w:val="annotation subject"/>
    <w:basedOn w:val="Kommentartext"/>
    <w:next w:val="Kommentartext"/>
    <w:link w:val="KommentarthemaZchn"/>
    <w:rsid w:val="00333216"/>
    <w:rPr>
      <w:b/>
      <w:bCs/>
    </w:rPr>
  </w:style>
  <w:style w:type="character" w:customStyle="1" w:styleId="KommentarthemaZchn">
    <w:name w:val="Kommentarthema Zchn"/>
    <w:basedOn w:val="KommentartextZchn"/>
    <w:link w:val="Kommentarthema"/>
    <w:rsid w:val="003332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4345</Words>
  <Characters>27380</Characters>
  <Application>Microsoft Office Word</Application>
  <DocSecurity>0</DocSecurity>
  <Lines>228</Lines>
  <Paragraphs>63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hs77pemy</dc:creator>
  <cp:keywords/>
  <cp:lastModifiedBy>ma91radu</cp:lastModifiedBy>
  <cp:revision>27</cp:revision>
  <dcterms:created xsi:type="dcterms:W3CDTF">2025-10-12T16:44:00Z</dcterms:created>
  <dcterms:modified xsi:type="dcterms:W3CDTF">2026-01-13T12:49:00Z</dcterms:modified>
</cp:coreProperties>
</file>